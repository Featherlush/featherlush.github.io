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DA5CF">
      <w:pPr>
        <w:pStyle w:val="2"/>
        <w:numPr>
          <w:ilvl w:val="0"/>
          <w:numId w:val="0"/>
        </w:numPr>
        <w:jc w:val="both"/>
        <w:rPr>
          <w:rFonts w:hint="eastAsia"/>
          <w:lang w:val="en-US" w:eastAsia="zh-CN"/>
        </w:rPr>
      </w:pPr>
      <w:bookmarkStart w:id="0" w:name="_GoBack"/>
      <w:bookmarkEnd w:id="0"/>
      <w:r>
        <w:rPr>
          <w:rFonts w:hint="eastAsia"/>
          <w:lang w:val="en-US" w:eastAsia="zh-CN"/>
        </w:rPr>
        <w:t>一、工商业分时电价（</w:t>
      </w:r>
      <w:r>
        <w:rPr>
          <w:rFonts w:hint="eastAsia"/>
          <w:color w:val="0000FF"/>
          <w:lang w:val="en-US" w:eastAsia="zh-CN"/>
        </w:rPr>
        <w:t>也称工商业峰谷电价</w:t>
      </w:r>
      <w:r>
        <w:rPr>
          <w:rFonts w:hint="eastAsia"/>
          <w:lang w:val="en-US" w:eastAsia="zh-CN"/>
        </w:rPr>
        <w:t>）政策：</w:t>
      </w:r>
    </w:p>
    <w:p w14:paraId="4B269986">
      <w:pPr>
        <w:numPr>
          <w:ilvl w:val="0"/>
          <w:numId w:val="0"/>
        </w:numPr>
        <w:rPr>
          <w:rFonts w:hint="eastAsia"/>
          <w:lang w:val="en-US" w:eastAsia="zh-CN"/>
        </w:rPr>
      </w:pPr>
      <w:r>
        <w:rPr>
          <w:rFonts w:hint="eastAsia"/>
          <w:lang w:val="en-US" w:eastAsia="zh-CN"/>
        </w:rPr>
        <w:t>1.定义：</w:t>
      </w:r>
    </w:p>
    <w:p w14:paraId="1CFD3C6B">
      <w:pPr>
        <w:ind w:left="0" w:leftChars="0" w:firstLine="0" w:firstLineChars="0"/>
        <w:rPr>
          <w:rFonts w:hint="eastAsia"/>
          <w:lang w:val="en-US" w:eastAsia="zh-CN"/>
        </w:rPr>
      </w:pPr>
      <w:r>
        <w:rPr>
          <w:rFonts w:hint="eastAsia"/>
          <w:lang w:val="en-US" w:eastAsia="zh-CN"/>
        </w:rPr>
        <w:t>1.1是指将一天24小时划分未若干个时段，每个时段按执行不同的电价。</w:t>
      </w:r>
    </w:p>
    <w:p w14:paraId="54FD36D2">
      <w:pPr>
        <w:pStyle w:val="2"/>
        <w:numPr>
          <w:ilvl w:val="0"/>
          <w:numId w:val="1"/>
        </w:numPr>
        <w:jc w:val="both"/>
        <w:rPr>
          <w:rFonts w:hint="eastAsia"/>
          <w:lang w:val="en-US" w:eastAsia="zh-CN"/>
        </w:rPr>
      </w:pPr>
      <w:r>
        <w:rPr>
          <w:rFonts w:hint="eastAsia"/>
          <w:lang w:val="en-US" w:eastAsia="zh-CN"/>
        </w:rPr>
        <w:t>实施范围：</w:t>
      </w:r>
    </w:p>
    <w:p w14:paraId="53A71436">
      <w:pPr>
        <w:ind w:left="0" w:leftChars="0" w:firstLine="0" w:firstLineChars="0"/>
        <w:rPr>
          <w:rFonts w:hint="eastAsia"/>
          <w:lang w:val="en-US" w:eastAsia="zh-CN"/>
        </w:rPr>
      </w:pPr>
      <w:r>
        <w:rPr>
          <w:rFonts w:hint="eastAsia"/>
          <w:lang w:val="en-US" w:eastAsia="zh-CN"/>
        </w:rPr>
        <w:t>2.1包含大工业电价用户和一般工商业电价用户</w:t>
      </w:r>
    </w:p>
    <w:p w14:paraId="52B11026">
      <w:pPr>
        <w:numPr>
          <w:ilvl w:val="0"/>
          <w:numId w:val="0"/>
        </w:numPr>
        <w:rPr>
          <w:rFonts w:hint="eastAsia"/>
          <w:lang w:val="en-US" w:eastAsia="zh-CN"/>
        </w:rPr>
      </w:pPr>
      <w:r>
        <w:rPr>
          <w:rFonts w:hint="eastAsia"/>
          <w:lang w:val="en-US" w:eastAsia="zh-CN"/>
        </w:rPr>
        <w:t>2.2大工业</w:t>
      </w:r>
      <w:del w:id="0" w:author="lyz" w:date="2024-05-31T13:37:37Z">
        <w:r>
          <w:rPr>
            <w:rFonts w:hint="eastAsia"/>
            <w:lang w:val="en-US" w:eastAsia="zh-CN"/>
          </w:rPr>
          <w:delText>电价</w:delText>
        </w:r>
      </w:del>
      <w:r>
        <w:rPr>
          <w:rFonts w:hint="eastAsia"/>
          <w:lang w:val="en-US" w:eastAsia="zh-CN"/>
        </w:rPr>
        <w:t>用户</w:t>
      </w:r>
      <w:ins w:id="1" w:author="lyz" w:date="2024-05-31T13:37:53Z">
        <w:r>
          <w:rPr>
            <w:rFonts w:hint="eastAsia"/>
            <w:lang w:val="en-US" w:eastAsia="zh-CN"/>
          </w:rPr>
          <w:t>分时电价执行标准</w:t>
        </w:r>
      </w:ins>
      <w:r>
        <w:rPr>
          <w:rFonts w:hint="eastAsia"/>
          <w:lang w:val="en-US" w:eastAsia="zh-CN"/>
        </w:rPr>
        <w:t>：[10]</w:t>
      </w:r>
    </w:p>
    <w:p w14:paraId="421DE921">
      <w:pPr>
        <w:numPr>
          <w:ilvl w:val="0"/>
          <w:numId w:val="0"/>
        </w:numPr>
        <w:rPr>
          <w:rFonts w:hint="eastAsia"/>
          <w:lang w:val="en-US" w:eastAsia="zh-CN"/>
        </w:rPr>
      </w:pPr>
      <w:r>
        <w:rPr>
          <w:rFonts w:hint="eastAsia"/>
          <w:lang w:val="en-US" w:eastAsia="zh-CN"/>
        </w:rPr>
        <w:t>2.2.1自来水厂用电和污水处理厂及其泵站用电是否执行分时电价由用户自行选择，选定后在12个月之内应保持不变，分时电价变更流程结束后当月即可生效。</w:t>
      </w:r>
    </w:p>
    <w:p w14:paraId="035C0C1E">
      <w:pPr>
        <w:numPr>
          <w:ilvl w:val="0"/>
          <w:numId w:val="0"/>
        </w:numPr>
        <w:rPr>
          <w:rFonts w:hint="eastAsia"/>
          <w:lang w:val="en-US" w:eastAsia="zh-CN"/>
        </w:rPr>
      </w:pPr>
      <w:r>
        <w:rPr>
          <w:rFonts w:hint="eastAsia"/>
          <w:lang w:val="en-US" w:eastAsia="zh-CN"/>
        </w:rPr>
        <w:t>2.2.2电气化铁路牵引用电可不执行分时电价。</w:t>
      </w:r>
    </w:p>
    <w:p w14:paraId="07AD6A80">
      <w:pPr>
        <w:numPr>
          <w:ilvl w:val="0"/>
          <w:numId w:val="0"/>
        </w:numPr>
        <w:rPr>
          <w:rFonts w:hint="eastAsia"/>
          <w:lang w:val="en-US" w:eastAsia="zh-CN"/>
        </w:rPr>
      </w:pPr>
      <w:r>
        <w:rPr>
          <w:rFonts w:hint="eastAsia"/>
          <w:lang w:val="en-US" w:eastAsia="zh-CN"/>
        </w:rPr>
        <w:t>2.2.3其余大工业电价用户需全年执行峰谷分时电价。</w:t>
      </w:r>
    </w:p>
    <w:p w14:paraId="055BB206">
      <w:pPr>
        <w:pStyle w:val="2"/>
        <w:jc w:val="both"/>
        <w:rPr>
          <w:rFonts w:hint="eastAsia"/>
          <w:lang w:val="en-US" w:eastAsia="zh-CN"/>
        </w:rPr>
      </w:pPr>
      <w:r>
        <w:rPr>
          <w:rFonts w:hint="eastAsia"/>
          <w:lang w:val="en-US" w:eastAsia="zh-CN"/>
        </w:rPr>
        <w:t>2.3一般工商业</w:t>
      </w:r>
      <w:del w:id="2" w:author="lyz" w:date="2024-05-31T13:38:10Z">
        <w:r>
          <w:rPr>
            <w:rFonts w:hint="eastAsia"/>
            <w:lang w:val="en-US" w:eastAsia="zh-CN"/>
          </w:rPr>
          <w:delText>电价</w:delText>
        </w:r>
      </w:del>
      <w:r>
        <w:rPr>
          <w:rFonts w:hint="eastAsia"/>
          <w:lang w:val="en-US" w:eastAsia="zh-CN"/>
        </w:rPr>
        <w:t>用户</w:t>
      </w:r>
      <w:ins w:id="3" w:author="lyz" w:date="2024-05-31T13:38:07Z">
        <w:r>
          <w:rPr>
            <w:rFonts w:hint="eastAsia"/>
            <w:lang w:val="en-US" w:eastAsia="zh-CN"/>
          </w:rPr>
          <w:t>分时电价执行标准</w:t>
        </w:r>
      </w:ins>
      <w:r>
        <w:rPr>
          <w:rFonts w:hint="eastAsia"/>
          <w:lang w:val="en-US" w:eastAsia="zh-CN"/>
        </w:rPr>
        <w:t>：[10]</w:t>
      </w:r>
    </w:p>
    <w:p w14:paraId="539A13BC">
      <w:pPr>
        <w:ind w:left="0" w:leftChars="0" w:firstLine="0" w:firstLineChars="0"/>
        <w:rPr>
          <w:rFonts w:hint="eastAsia"/>
          <w:lang w:val="en-US" w:eastAsia="zh-CN"/>
        </w:rPr>
      </w:pPr>
      <w:r>
        <w:rPr>
          <w:rFonts w:hint="eastAsia"/>
          <w:lang w:val="en-US" w:eastAsia="zh-CN"/>
        </w:rPr>
        <w:t>2.3.1一般工商业电价用户可选择执行峰谷分时电价，选定后</w:t>
      </w:r>
      <w:del w:id="4" w:author="lyz" w:date="2024-05-31T13:48:11Z">
        <w:r>
          <w:rPr>
            <w:rFonts w:hint="default"/>
            <w:lang w:val="en-US" w:eastAsia="zh-CN"/>
          </w:rPr>
          <w:delText> 12 </w:delText>
        </w:r>
      </w:del>
      <w:ins w:id="5" w:author="lyz" w:date="2024-05-31T13:48:11Z">
        <w:r>
          <w:rPr>
            <w:rFonts w:hint="eastAsia"/>
            <w:lang w:val="en-US" w:eastAsia="zh-CN"/>
          </w:rPr>
          <w:t>12</w:t>
        </w:r>
      </w:ins>
      <w:r>
        <w:rPr>
          <w:rFonts w:hint="eastAsia"/>
          <w:lang w:val="en-US" w:eastAsia="zh-CN"/>
        </w:rPr>
        <w:t>个月内保持不变，即一般工商业电价用户选择执行峰谷分时电价12个月后才能变更为单费率电价，或一般工商业电价用户选择执行单费率电价12个月后才能变更为峰谷分时电价。</w:t>
      </w:r>
    </w:p>
    <w:p w14:paraId="68F34D1E">
      <w:pPr>
        <w:pStyle w:val="2"/>
        <w:jc w:val="both"/>
        <w:rPr>
          <w:rFonts w:hint="eastAsia"/>
          <w:lang w:val="en-US" w:eastAsia="zh-CN"/>
        </w:rPr>
      </w:pPr>
      <w:r>
        <w:rPr>
          <w:rFonts w:hint="eastAsia"/>
          <w:lang w:val="en-US" w:eastAsia="zh-CN"/>
        </w:rPr>
        <w:t>2.3.2一般工商业电价用户</w:t>
      </w:r>
      <w:del w:id="6" w:author="lyz" w:date="2024-05-31T14:08:47Z">
        <w:r>
          <w:rPr>
            <w:rFonts w:hint="default"/>
            <w:lang w:val="en-US" w:eastAsia="zh-CN"/>
          </w:rPr>
          <w:delText>可</w:delText>
        </w:r>
      </w:del>
      <w:ins w:id="7" w:author="lyz" w:date="2024-05-31T14:08:48Z">
        <w:r>
          <w:rPr>
            <w:rFonts w:hint="eastAsia"/>
            <w:lang w:val="en-US" w:eastAsia="zh-CN"/>
          </w:rPr>
          <w:t>可以</w:t>
        </w:r>
      </w:ins>
      <w:r>
        <w:rPr>
          <w:rFonts w:hint="eastAsia"/>
          <w:lang w:val="en-US" w:eastAsia="zh-CN"/>
        </w:rPr>
        <w:t>选择不执行峰谷分时电价，</w:t>
      </w:r>
      <w:del w:id="8" w:author="lyz" w:date="2024-05-31T14:08:56Z">
        <w:r>
          <w:rPr>
            <w:rFonts w:hint="default"/>
            <w:lang w:val="en-US" w:eastAsia="zh-CN"/>
          </w:rPr>
          <w:delText>及</w:delText>
        </w:r>
      </w:del>
      <w:ins w:id="9" w:author="lyz" w:date="2024-05-31T14:08:57Z">
        <w:r>
          <w:rPr>
            <w:rFonts w:hint="eastAsia"/>
            <w:lang w:val="en-US" w:eastAsia="zh-CN"/>
          </w:rPr>
          <w:t>而</w:t>
        </w:r>
      </w:ins>
      <w:ins w:id="10" w:author="lyz" w:date="2024-05-31T14:09:01Z">
        <w:r>
          <w:rPr>
            <w:rFonts w:hint="eastAsia"/>
            <w:lang w:val="en-US" w:eastAsia="zh-CN"/>
          </w:rPr>
          <w:t>去</w:t>
        </w:r>
      </w:ins>
      <w:r>
        <w:rPr>
          <w:rFonts w:hint="eastAsia"/>
          <w:lang w:val="en-US" w:eastAsia="zh-CN"/>
        </w:rPr>
        <w:t>执行单费率电价</w:t>
      </w:r>
      <w:ins w:id="11" w:author="lyz" w:date="2024-05-31T14:09:06Z">
        <w:r>
          <w:rPr>
            <w:rFonts w:hint="eastAsia"/>
            <w:lang w:val="en-US" w:eastAsia="zh-CN"/>
          </w:rPr>
          <w:t>。</w:t>
        </w:r>
      </w:ins>
      <w:del w:id="12" w:author="lyz" w:date="2024-05-31T14:09:06Z">
        <w:r>
          <w:rPr>
            <w:rFonts w:hint="eastAsia"/>
            <w:lang w:val="en-US" w:eastAsia="zh-CN"/>
          </w:rPr>
          <w:delText>，</w:delText>
        </w:r>
      </w:del>
      <w:r>
        <w:rPr>
          <w:rFonts w:hint="eastAsia"/>
          <w:lang w:val="en-US" w:eastAsia="zh-CN"/>
        </w:rPr>
        <w:t>单费率电价也称一口价电价，即全天各时段电价一致</w:t>
      </w:r>
      <w:ins w:id="13" w:author="lyz" w:date="2024-05-31T14:09:14Z">
        <w:r>
          <w:rPr>
            <w:rFonts w:hint="eastAsia"/>
            <w:lang w:val="en-US" w:eastAsia="zh-CN"/>
          </w:rPr>
          <w:t>、</w:t>
        </w:r>
      </w:ins>
      <w:del w:id="14" w:author="lyz" w:date="2024-05-31T14:09:13Z">
        <w:r>
          <w:rPr>
            <w:rFonts w:hint="eastAsia"/>
            <w:lang w:val="en-US" w:eastAsia="zh-CN"/>
          </w:rPr>
          <w:delText>，</w:delText>
        </w:r>
      </w:del>
      <w:r>
        <w:rPr>
          <w:rFonts w:hint="eastAsia"/>
          <w:lang w:val="en-US" w:eastAsia="zh-CN"/>
        </w:rPr>
        <w:t>无变化</w:t>
      </w:r>
      <w:ins w:id="15" w:author="lyz" w:date="2024-05-31T14:09:15Z">
        <w:r>
          <w:rPr>
            <w:rFonts w:hint="eastAsia"/>
            <w:lang w:val="en-US" w:eastAsia="zh-CN"/>
          </w:rPr>
          <w:t>的</w:t>
        </w:r>
      </w:ins>
      <w:ins w:id="16" w:author="lyz" w:date="2024-05-31T14:09:18Z">
        <w:r>
          <w:rPr>
            <w:rFonts w:hint="eastAsia"/>
            <w:lang w:val="en-US" w:eastAsia="zh-CN"/>
          </w:rPr>
          <w:t>电价</w:t>
        </w:r>
      </w:ins>
      <w:r>
        <w:rPr>
          <w:rFonts w:hint="eastAsia"/>
          <w:lang w:val="en-US" w:eastAsia="zh-CN"/>
        </w:rPr>
        <w:t>。</w:t>
      </w:r>
    </w:p>
    <w:p w14:paraId="6935FB2C">
      <w:pPr>
        <w:ind w:left="0" w:leftChars="0" w:firstLine="0" w:firstLineChars="0"/>
        <w:rPr>
          <w:rFonts w:hint="default"/>
          <w:lang w:val="en-US" w:eastAsia="zh-CN"/>
        </w:rPr>
      </w:pPr>
      <w:r>
        <w:rPr>
          <w:rFonts w:hint="eastAsia"/>
          <w:lang w:val="en-US" w:eastAsia="zh-CN"/>
        </w:rPr>
        <w:t>2.3.3分时电价变更流程结束后当月即可生效。</w:t>
      </w:r>
    </w:p>
    <w:p w14:paraId="4D7AFB1A">
      <w:pPr>
        <w:numPr>
          <w:ilvl w:val="0"/>
          <w:numId w:val="0"/>
        </w:numPr>
        <w:ind w:leftChars="0"/>
        <w:rPr>
          <w:rFonts w:hint="eastAsia"/>
          <w:lang w:val="en-US" w:eastAsia="zh-CN"/>
        </w:rPr>
      </w:pPr>
      <w:r>
        <w:rPr>
          <w:rFonts w:hint="eastAsia"/>
          <w:lang w:val="en-US" w:eastAsia="zh-CN"/>
        </w:rPr>
        <w:t>3.</w:t>
      </w:r>
      <w:ins w:id="17" w:author="lyz" w:date="2024-05-31T14:17:24Z">
        <w:r>
          <w:rPr>
            <w:rFonts w:hint="eastAsia"/>
            <w:lang w:val="en-US" w:eastAsia="zh-CN"/>
          </w:rPr>
          <w:t>工商业</w:t>
        </w:r>
      </w:ins>
      <w:ins w:id="18" w:author="lyz" w:date="2024-05-31T14:17:28Z">
        <w:r>
          <w:rPr>
            <w:rFonts w:hint="eastAsia"/>
            <w:lang w:val="en-US" w:eastAsia="zh-CN"/>
          </w:rPr>
          <w:t>电价</w:t>
        </w:r>
      </w:ins>
      <w:ins w:id="19" w:author="lyz" w:date="2024-05-31T14:17:30Z">
        <w:r>
          <w:rPr>
            <w:rFonts w:hint="eastAsia"/>
            <w:lang w:val="en-US" w:eastAsia="zh-CN"/>
          </w:rPr>
          <w:t>用户</w:t>
        </w:r>
      </w:ins>
      <w:r>
        <w:rPr>
          <w:rFonts w:hint="eastAsia"/>
          <w:lang w:val="en-US" w:eastAsia="zh-CN"/>
        </w:rPr>
        <w:t>分时时段：</w:t>
      </w:r>
    </w:p>
    <w:p w14:paraId="4324C8DE">
      <w:pPr>
        <w:pStyle w:val="2"/>
        <w:jc w:val="both"/>
        <w:rPr>
          <w:rFonts w:hint="eastAsia"/>
          <w:lang w:val="en-US" w:eastAsia="zh-CN"/>
        </w:rPr>
      </w:pPr>
      <w:r>
        <w:rPr>
          <w:rFonts w:hint="eastAsia"/>
          <w:lang w:val="en-US" w:eastAsia="zh-CN"/>
        </w:rPr>
        <w:t>3.1定义：</w:t>
      </w:r>
    </w:p>
    <w:p w14:paraId="331F4C11">
      <w:pPr>
        <w:ind w:left="0" w:leftChars="0" w:firstLine="0" w:firstLineChars="0"/>
        <w:rPr>
          <w:rFonts w:hint="eastAsia"/>
          <w:lang w:val="en-US" w:eastAsia="zh-CN"/>
        </w:rPr>
      </w:pPr>
      <w:r>
        <w:rPr>
          <w:rFonts w:hint="eastAsia"/>
          <w:lang w:val="en-US" w:eastAsia="zh-CN"/>
        </w:rPr>
        <w:t>3.1.1是指将每天24小时划分为尖峰、高峰、平段、低谷、深谷等不同时段，每个时段执行不同的电价。</w:t>
      </w:r>
    </w:p>
    <w:p w14:paraId="1F8B3C8C">
      <w:pPr>
        <w:pStyle w:val="2"/>
        <w:jc w:val="both"/>
        <w:rPr>
          <w:del w:id="20" w:author="(_ _).｡oO" w:date="2024-05-24T10:53:00Z"/>
          <w:rFonts w:hint="eastAsia"/>
          <w:lang w:val="en-US" w:eastAsia="zh-CN"/>
        </w:rPr>
      </w:pPr>
      <w:del w:id="21" w:author="(_ _).｡oO" w:date="2024-05-24T10:53:00Z">
        <w:r>
          <w:rPr>
            <w:rFonts w:hint="eastAsia"/>
            <w:lang w:val="en-US" w:eastAsia="zh-CN"/>
          </w:rPr>
          <w:delText>3.2内容：</w:delText>
        </w:r>
      </w:del>
    </w:p>
    <w:p w14:paraId="249A1F7D">
      <w:pPr>
        <w:pStyle w:val="2"/>
        <w:jc w:val="both"/>
        <w:rPr>
          <w:del w:id="22" w:author="(_ _).｡oO" w:date="2024-05-24T10:53:00Z"/>
          <w:rFonts w:hint="eastAsia"/>
          <w:lang w:val="en-US" w:eastAsia="zh-CN"/>
        </w:rPr>
      </w:pPr>
      <w:del w:id="23" w:author="(_ _).｡oO" w:date="2024-05-24T10:53:00Z">
        <w:r>
          <w:rPr>
            <w:rFonts w:hint="eastAsia"/>
            <w:lang w:val="en-US" w:eastAsia="zh-CN"/>
          </w:rPr>
          <w:delText>3.2.1尖峰时段，也称尖时段、尖峰、尖电；</w:delText>
        </w:r>
      </w:del>
    </w:p>
    <w:p w14:paraId="15243493">
      <w:pPr>
        <w:ind w:left="0" w:leftChars="0" w:firstLine="0" w:firstLineChars="0"/>
        <w:rPr>
          <w:del w:id="24" w:author="(_ _).｡oO" w:date="2024-05-24T10:53:00Z"/>
          <w:rFonts w:hint="eastAsia"/>
          <w:lang w:val="en-US" w:eastAsia="zh-CN"/>
        </w:rPr>
      </w:pPr>
      <w:del w:id="25" w:author="(_ _).｡oO" w:date="2024-05-24T10:53:00Z">
        <w:r>
          <w:rPr>
            <w:rFonts w:hint="eastAsia"/>
            <w:lang w:val="en-US" w:eastAsia="zh-CN"/>
          </w:rPr>
          <w:delText>3.2.2高峰时段，也称峰时段、高峰、峰电；</w:delText>
        </w:r>
      </w:del>
    </w:p>
    <w:p w14:paraId="47AD3183">
      <w:pPr>
        <w:pStyle w:val="2"/>
        <w:jc w:val="both"/>
        <w:rPr>
          <w:del w:id="26" w:author="(_ _).｡oO" w:date="2024-05-24T10:53:00Z"/>
          <w:rFonts w:hint="eastAsia"/>
          <w:lang w:val="en-US" w:eastAsia="zh-CN"/>
        </w:rPr>
      </w:pPr>
      <w:del w:id="27" w:author="(_ _).｡oO" w:date="2024-05-24T10:53:00Z">
        <w:r>
          <w:rPr>
            <w:rFonts w:hint="eastAsia"/>
            <w:lang w:val="en-US" w:eastAsia="zh-CN"/>
          </w:rPr>
          <w:delText>3.2.3平段时段，也称平时段、平段、基准电；</w:delText>
        </w:r>
      </w:del>
    </w:p>
    <w:p w14:paraId="0C10400A">
      <w:pPr>
        <w:ind w:left="0" w:leftChars="0" w:firstLine="0" w:firstLineChars="0"/>
        <w:rPr>
          <w:del w:id="28" w:author="(_ _).｡oO" w:date="2024-05-24T10:53:00Z"/>
          <w:rFonts w:hint="eastAsia"/>
          <w:lang w:val="en-US" w:eastAsia="zh-CN"/>
        </w:rPr>
      </w:pPr>
      <w:del w:id="29" w:author="(_ _).｡oO" w:date="2024-05-24T10:53:00Z">
        <w:r>
          <w:rPr>
            <w:rFonts w:hint="eastAsia"/>
            <w:lang w:val="en-US" w:eastAsia="zh-CN"/>
          </w:rPr>
          <w:delText>3.2.4低谷时段，也称谷时段、低谷、谷段、谷电；</w:delText>
        </w:r>
      </w:del>
    </w:p>
    <w:p w14:paraId="0833F3A9">
      <w:pPr>
        <w:ind w:left="0" w:leftChars="0" w:firstLine="0" w:firstLineChars="0"/>
        <w:rPr>
          <w:del w:id="30" w:author="(_ _).｡oO" w:date="2024-05-24T10:53:00Z"/>
          <w:rFonts w:hint="eastAsia"/>
          <w:lang w:val="en-US" w:eastAsia="zh-CN"/>
        </w:rPr>
      </w:pPr>
      <w:del w:id="31" w:author="(_ _).｡oO" w:date="2024-05-24T10:53:00Z">
        <w:r>
          <w:rPr>
            <w:rFonts w:hint="eastAsia"/>
            <w:lang w:val="en-US" w:eastAsia="zh-CN"/>
          </w:rPr>
          <w:delText>3.2.5深谷时段，也称深谷、深谷电。</w:delText>
        </w:r>
      </w:del>
    </w:p>
    <w:p w14:paraId="2FE6C9BE">
      <w:pPr>
        <w:ind w:left="0" w:leftChars="0" w:firstLine="0" w:firstLineChars="0"/>
        <w:rPr>
          <w:rFonts w:hint="eastAsia"/>
          <w:lang w:val="en-US" w:eastAsia="zh-CN"/>
        </w:rPr>
      </w:pPr>
      <w:r>
        <w:rPr>
          <w:rFonts w:hint="eastAsia"/>
          <w:lang w:val="en-US" w:eastAsia="zh-CN"/>
        </w:rPr>
        <w:t>3.3大工业</w:t>
      </w:r>
      <w:del w:id="32" w:author="lyz" w:date="2024-05-31T13:39:17Z">
        <w:r>
          <w:rPr>
            <w:rFonts w:hint="eastAsia"/>
            <w:lang w:val="en-US" w:eastAsia="zh-CN"/>
          </w:rPr>
          <w:delText>电</w:delText>
        </w:r>
      </w:del>
      <w:del w:id="33" w:author="lyz" w:date="2024-05-31T13:39:16Z">
        <w:r>
          <w:rPr>
            <w:rFonts w:hint="eastAsia"/>
            <w:lang w:val="en-US" w:eastAsia="zh-CN"/>
          </w:rPr>
          <w:delText>价</w:delText>
        </w:r>
      </w:del>
      <w:r>
        <w:rPr>
          <w:rFonts w:hint="eastAsia"/>
          <w:lang w:val="en-US" w:eastAsia="zh-CN"/>
        </w:rPr>
        <w:t>用户</w:t>
      </w:r>
      <w:ins w:id="34" w:author="lyz" w:date="2024-05-31T13:39:21Z">
        <w:r>
          <w:rPr>
            <w:rFonts w:hint="eastAsia"/>
            <w:lang w:val="en-US" w:eastAsia="zh-CN"/>
          </w:rPr>
          <w:t>分时时段</w:t>
        </w:r>
      </w:ins>
      <w:r>
        <w:rPr>
          <w:rFonts w:hint="eastAsia"/>
          <w:lang w:val="en-US" w:eastAsia="zh-CN"/>
        </w:rPr>
        <w:t>：</w:t>
      </w:r>
    </w:p>
    <w:p w14:paraId="3F2631F6">
      <w:pPr>
        <w:ind w:left="0" w:leftChars="0" w:firstLine="0" w:firstLineChars="0"/>
        <w:rPr>
          <w:ins w:id="35" w:author="84622" w:date="2024-05-31T21:46:00Z"/>
          <w:rFonts w:hint="eastAsia"/>
          <w:lang w:val="en-US" w:eastAsia="zh-CN"/>
        </w:rPr>
      </w:pPr>
      <w:r>
        <w:rPr>
          <w:rFonts w:hint="eastAsia"/>
          <w:lang w:val="en-US" w:eastAsia="zh-CN"/>
        </w:rPr>
        <w:t>3.3.1 2024年3月1日起，春秋季</w:t>
      </w:r>
      <w:del w:id="36" w:author="lyz" w:date="2024-05-31T13:45:05Z">
        <w:r>
          <w:rPr>
            <w:rFonts w:hint="eastAsia"/>
            <w:lang w:val="en-US" w:eastAsia="zh-CN"/>
          </w:rPr>
          <w:delText>(</w:delText>
        </w:r>
      </w:del>
      <w:ins w:id="37" w:author="lyz" w:date="2024-05-31T13:45:05Z">
        <w:r>
          <w:rPr>
            <w:rFonts w:hint="eastAsia"/>
            <w:lang w:val="en-US" w:eastAsia="zh-CN"/>
          </w:rPr>
          <w:t>（</w:t>
        </w:r>
      </w:ins>
      <w:r>
        <w:rPr>
          <w:rFonts w:hint="eastAsia"/>
          <w:lang w:val="en-US" w:eastAsia="zh-CN"/>
        </w:rPr>
        <w:t>2</w:t>
      </w:r>
      <w:del w:id="38" w:author="lyz" w:date="2024-05-31T13:31:24Z">
        <w:r>
          <w:rPr>
            <w:rFonts w:hint="default"/>
            <w:lang w:val="en-US" w:eastAsia="zh-CN"/>
          </w:rPr>
          <w:delText>-</w:delText>
        </w:r>
      </w:del>
      <w:ins w:id="39" w:author="lyz" w:date="2024-05-31T13:31:27Z">
        <w:r>
          <w:rPr>
            <w:rFonts w:hint="eastAsia"/>
            <w:lang w:val="en-US" w:eastAsia="zh-CN"/>
          </w:rPr>
          <w:t>月</w:t>
        </w:r>
      </w:ins>
      <w:ins w:id="40" w:author="lyz" w:date="2024-05-31T13:31:28Z">
        <w:r>
          <w:rPr>
            <w:rFonts w:hint="eastAsia"/>
            <w:lang w:val="en-US" w:eastAsia="zh-CN"/>
          </w:rPr>
          <w:t>、3</w:t>
        </w:r>
      </w:ins>
      <w:ins w:id="41" w:author="lyz" w:date="2024-05-31T13:31:29Z">
        <w:r>
          <w:rPr>
            <w:rFonts w:hint="eastAsia"/>
            <w:lang w:val="en-US" w:eastAsia="zh-CN"/>
          </w:rPr>
          <w:t>月</w:t>
        </w:r>
      </w:ins>
      <w:ins w:id="42" w:author="lyz" w:date="2024-05-31T13:31:31Z">
        <w:r>
          <w:rPr>
            <w:rFonts w:hint="eastAsia"/>
            <w:lang w:val="en-US" w:eastAsia="zh-CN"/>
          </w:rPr>
          <w:t>、4</w:t>
        </w:r>
      </w:ins>
      <w:ins w:id="43" w:author="lyz" w:date="2024-05-31T13:31:32Z">
        <w:r>
          <w:rPr>
            <w:rFonts w:hint="eastAsia"/>
            <w:lang w:val="en-US" w:eastAsia="zh-CN"/>
          </w:rPr>
          <w:t>月</w:t>
        </w:r>
      </w:ins>
      <w:ins w:id="44" w:author="lyz" w:date="2024-05-31T13:31:34Z">
        <w:r>
          <w:rPr>
            <w:rFonts w:hint="eastAsia"/>
            <w:lang w:val="en-US" w:eastAsia="zh-CN"/>
          </w:rPr>
          <w:t>、5</w:t>
        </w:r>
      </w:ins>
      <w:ins w:id="45" w:author="lyz" w:date="2024-05-31T13:31:35Z">
        <w:r>
          <w:rPr>
            <w:rFonts w:hint="eastAsia"/>
            <w:lang w:val="en-US" w:eastAsia="zh-CN"/>
          </w:rPr>
          <w:t>月</w:t>
        </w:r>
      </w:ins>
      <w:ins w:id="46" w:author="lyz" w:date="2024-05-31T13:31:36Z">
        <w:r>
          <w:rPr>
            <w:rFonts w:hint="eastAsia"/>
            <w:lang w:val="en-US" w:eastAsia="zh-CN"/>
          </w:rPr>
          <w:t>、</w:t>
        </w:r>
      </w:ins>
      <w:r>
        <w:rPr>
          <w:rFonts w:hint="eastAsia"/>
          <w:lang w:val="en-US" w:eastAsia="zh-CN"/>
        </w:rPr>
        <w:t>6月、9</w:t>
      </w:r>
      <w:del w:id="47" w:author="lyz" w:date="2024-05-31T13:31:39Z">
        <w:r>
          <w:rPr>
            <w:rFonts w:hint="default"/>
            <w:lang w:val="en-US" w:eastAsia="zh-CN"/>
          </w:rPr>
          <w:delText>-</w:delText>
        </w:r>
      </w:del>
      <w:ins w:id="48" w:author="lyz" w:date="2024-05-31T13:31:40Z">
        <w:r>
          <w:rPr>
            <w:rFonts w:hint="eastAsia"/>
            <w:lang w:val="en-US" w:eastAsia="zh-CN"/>
          </w:rPr>
          <w:t>月</w:t>
        </w:r>
      </w:ins>
      <w:ins w:id="49" w:author="lyz" w:date="2024-05-31T13:31:41Z">
        <w:r>
          <w:rPr>
            <w:rFonts w:hint="eastAsia"/>
            <w:lang w:val="en-US" w:eastAsia="zh-CN"/>
          </w:rPr>
          <w:t>、</w:t>
        </w:r>
      </w:ins>
      <w:ins w:id="50" w:author="lyz" w:date="2024-05-31T13:31:42Z">
        <w:r>
          <w:rPr>
            <w:rFonts w:hint="eastAsia"/>
            <w:lang w:val="en-US" w:eastAsia="zh-CN"/>
          </w:rPr>
          <w:t>10</w:t>
        </w:r>
      </w:ins>
      <w:ins w:id="51" w:author="lyz" w:date="2024-05-31T13:31:43Z">
        <w:r>
          <w:rPr>
            <w:rFonts w:hint="eastAsia"/>
            <w:lang w:val="en-US" w:eastAsia="zh-CN"/>
          </w:rPr>
          <w:t>月</w:t>
        </w:r>
      </w:ins>
      <w:ins w:id="52" w:author="lyz" w:date="2024-05-31T13:31:44Z">
        <w:r>
          <w:rPr>
            <w:rFonts w:hint="eastAsia"/>
            <w:lang w:val="en-US" w:eastAsia="zh-CN"/>
          </w:rPr>
          <w:t>、</w:t>
        </w:r>
      </w:ins>
      <w:r>
        <w:rPr>
          <w:rFonts w:hint="eastAsia"/>
          <w:lang w:val="en-US" w:eastAsia="zh-CN"/>
        </w:rPr>
        <w:t>11月</w:t>
      </w:r>
      <w:del w:id="53" w:author="lyz" w:date="2024-05-31T13:45:22Z">
        <w:r>
          <w:rPr>
            <w:rFonts w:hint="eastAsia"/>
            <w:lang w:val="en-US" w:eastAsia="zh-CN"/>
          </w:rPr>
          <w:delText>)</w:delText>
        </w:r>
      </w:del>
      <w:ins w:id="54" w:author="lyz" w:date="2024-05-31T13:45:22Z">
        <w:r>
          <w:rPr>
            <w:rFonts w:hint="eastAsia"/>
            <w:lang w:val="en-US" w:eastAsia="zh-CN"/>
          </w:rPr>
          <w:t>）</w:t>
        </w:r>
      </w:ins>
      <w:del w:id="55" w:author="lyz" w:date="2024-05-31T13:46:51Z">
        <w:r>
          <w:rPr>
            <w:rFonts w:hint="eastAsia"/>
            <w:lang w:val="en-US" w:eastAsia="zh-CN"/>
          </w:rPr>
          <w:delText>:</w:delText>
        </w:r>
      </w:del>
      <w:ins w:id="56" w:author="lyz" w:date="2024-05-31T13:51:51Z">
        <w:r>
          <w:rPr>
            <w:rFonts w:hint="eastAsia"/>
            <w:lang w:val="en-US" w:eastAsia="zh-CN"/>
          </w:rPr>
          <w:t>:</w:t>
        </w:r>
      </w:ins>
      <w:r>
        <w:rPr>
          <w:rFonts w:hint="eastAsia"/>
          <w:lang w:val="en-US" w:eastAsia="zh-CN"/>
        </w:rPr>
        <w:t>高峰时段</w:t>
      </w:r>
      <w:del w:id="57" w:author="lyz" w:date="2024-05-31T13:55:34Z">
        <w:r>
          <w:rPr>
            <w:rFonts w:hint="eastAsia"/>
            <w:lang w:val="en-US" w:eastAsia="zh-CN"/>
          </w:rPr>
          <w:delText>:</w:delText>
        </w:r>
      </w:del>
      <w:ins w:id="58" w:author="lyz" w:date="2024-05-31T13:55:34Z">
        <w:r>
          <w:rPr>
            <w:rFonts w:hint="eastAsia"/>
            <w:lang w:val="en-US" w:eastAsia="zh-CN"/>
          </w:rPr>
          <w:t>：</w:t>
        </w:r>
      </w:ins>
      <w:r>
        <w:rPr>
          <w:rFonts w:hint="eastAsia"/>
          <w:lang w:val="en-US" w:eastAsia="zh-CN"/>
        </w:rPr>
        <w:t>8</w:t>
      </w:r>
      <w:del w:id="59" w:author="lyz" w:date="2024-05-31T13:46:51Z">
        <w:r>
          <w:rPr>
            <w:rFonts w:hint="eastAsia"/>
            <w:lang w:val="en-US" w:eastAsia="zh-CN"/>
          </w:rPr>
          <w:delText>:</w:delText>
        </w:r>
      </w:del>
      <w:ins w:id="60" w:author="lyz" w:date="2024-05-31T13:51:51Z">
        <w:r>
          <w:rPr>
            <w:rFonts w:hint="eastAsia"/>
            <w:lang w:val="en-US" w:eastAsia="zh-CN"/>
          </w:rPr>
          <w:t>:</w:t>
        </w:r>
      </w:ins>
      <w:r>
        <w:rPr>
          <w:rFonts w:hint="eastAsia"/>
          <w:lang w:val="en-US" w:eastAsia="zh-CN"/>
        </w:rPr>
        <w:t>00-11</w:t>
      </w:r>
      <w:del w:id="61" w:author="lyz" w:date="2024-05-31T13:46:51Z">
        <w:r>
          <w:rPr>
            <w:rFonts w:hint="eastAsia"/>
            <w:lang w:val="en-US" w:eastAsia="zh-CN"/>
          </w:rPr>
          <w:delText>:</w:delText>
        </w:r>
      </w:del>
      <w:ins w:id="62" w:author="lyz" w:date="2024-05-31T13:51:51Z">
        <w:r>
          <w:rPr>
            <w:rFonts w:hint="eastAsia"/>
            <w:lang w:val="en-US" w:eastAsia="zh-CN"/>
          </w:rPr>
          <w:t>:</w:t>
        </w:r>
      </w:ins>
      <w:r>
        <w:rPr>
          <w:rFonts w:hint="eastAsia"/>
          <w:lang w:val="en-US" w:eastAsia="zh-CN"/>
        </w:rPr>
        <w:t>00、13</w:t>
      </w:r>
      <w:del w:id="63" w:author="lyz" w:date="2024-05-31T13:46:51Z">
        <w:r>
          <w:rPr>
            <w:rFonts w:hint="eastAsia"/>
            <w:lang w:val="en-US" w:eastAsia="zh-CN"/>
          </w:rPr>
          <w:delText>:</w:delText>
        </w:r>
      </w:del>
      <w:ins w:id="64" w:author="lyz" w:date="2024-05-31T13:51:51Z">
        <w:r>
          <w:rPr>
            <w:rFonts w:hint="eastAsia"/>
            <w:lang w:val="en-US" w:eastAsia="zh-CN"/>
          </w:rPr>
          <w:t>:</w:t>
        </w:r>
      </w:ins>
      <w:r>
        <w:rPr>
          <w:rFonts w:hint="eastAsia"/>
          <w:lang w:val="en-US" w:eastAsia="zh-CN"/>
        </w:rPr>
        <w:t>00-17</w:t>
      </w:r>
      <w:del w:id="65" w:author="lyz" w:date="2024-05-31T13:46:51Z">
        <w:r>
          <w:rPr>
            <w:rFonts w:hint="eastAsia"/>
            <w:lang w:val="en-US" w:eastAsia="zh-CN"/>
          </w:rPr>
          <w:delText>:</w:delText>
        </w:r>
      </w:del>
      <w:ins w:id="66" w:author="lyz" w:date="2024-05-31T13:51:51Z">
        <w:r>
          <w:rPr>
            <w:rFonts w:hint="eastAsia"/>
            <w:lang w:val="en-US" w:eastAsia="zh-CN"/>
          </w:rPr>
          <w:t>:</w:t>
        </w:r>
      </w:ins>
      <w:r>
        <w:rPr>
          <w:rFonts w:hint="eastAsia"/>
          <w:lang w:val="en-US" w:eastAsia="zh-CN"/>
        </w:rPr>
        <w:t>00，平段时段</w:t>
      </w:r>
      <w:del w:id="67" w:author="lyz" w:date="2024-05-31T13:55:41Z">
        <w:r>
          <w:rPr>
            <w:rFonts w:hint="eastAsia"/>
            <w:lang w:val="en-US" w:eastAsia="zh-CN"/>
          </w:rPr>
          <w:delText>:</w:delText>
        </w:r>
      </w:del>
      <w:ins w:id="68" w:author="lyz" w:date="2024-05-31T13:55:41Z">
        <w:r>
          <w:rPr>
            <w:rFonts w:hint="eastAsia"/>
            <w:lang w:val="en-US" w:eastAsia="zh-CN"/>
          </w:rPr>
          <w:t>：</w:t>
        </w:r>
      </w:ins>
      <w:r>
        <w:rPr>
          <w:rFonts w:hint="eastAsia"/>
          <w:lang w:val="en-US" w:eastAsia="zh-CN"/>
        </w:rPr>
        <w:t>17</w:t>
      </w:r>
      <w:del w:id="69" w:author="lyz" w:date="2024-05-31T13:46:51Z">
        <w:r>
          <w:rPr>
            <w:rFonts w:hint="eastAsia"/>
            <w:lang w:val="en-US" w:eastAsia="zh-CN"/>
          </w:rPr>
          <w:delText>:</w:delText>
        </w:r>
      </w:del>
      <w:ins w:id="70" w:author="lyz" w:date="2024-05-31T13:51:51Z">
        <w:r>
          <w:rPr>
            <w:rFonts w:hint="eastAsia"/>
            <w:lang w:val="en-US" w:eastAsia="zh-CN"/>
          </w:rPr>
          <w:t>:</w:t>
        </w:r>
      </w:ins>
      <w:r>
        <w:rPr>
          <w:rFonts w:hint="eastAsia"/>
          <w:lang w:val="en-US" w:eastAsia="zh-CN"/>
        </w:rPr>
        <w:t>00-24</w:t>
      </w:r>
      <w:del w:id="71" w:author="lyz" w:date="2024-05-31T13:46:51Z">
        <w:r>
          <w:rPr>
            <w:rFonts w:hint="eastAsia"/>
            <w:lang w:val="en-US" w:eastAsia="zh-CN"/>
          </w:rPr>
          <w:delText>:</w:delText>
        </w:r>
      </w:del>
      <w:ins w:id="72" w:author="lyz" w:date="2024-05-31T13:51:51Z">
        <w:r>
          <w:rPr>
            <w:rFonts w:hint="eastAsia"/>
            <w:lang w:val="en-US" w:eastAsia="zh-CN"/>
          </w:rPr>
          <w:t>:</w:t>
        </w:r>
      </w:ins>
      <w:r>
        <w:rPr>
          <w:rFonts w:hint="eastAsia"/>
          <w:lang w:val="en-US" w:eastAsia="zh-CN"/>
        </w:rPr>
        <w:t>00，低谷时段</w:t>
      </w:r>
      <w:del w:id="73" w:author="lyz" w:date="2024-05-31T13:55:38Z">
        <w:r>
          <w:rPr>
            <w:rFonts w:hint="eastAsia"/>
            <w:lang w:val="en-US" w:eastAsia="zh-CN"/>
          </w:rPr>
          <w:delText>:</w:delText>
        </w:r>
      </w:del>
      <w:ins w:id="74" w:author="lyz" w:date="2024-05-31T13:55:38Z">
        <w:r>
          <w:rPr>
            <w:rFonts w:hint="eastAsia"/>
            <w:lang w:val="en-US" w:eastAsia="zh-CN"/>
          </w:rPr>
          <w:t>：</w:t>
        </w:r>
      </w:ins>
      <w:r>
        <w:rPr>
          <w:rFonts w:hint="eastAsia"/>
          <w:lang w:val="en-US" w:eastAsia="zh-CN"/>
        </w:rPr>
        <w:t>0</w:t>
      </w:r>
      <w:del w:id="75" w:author="lyz" w:date="2024-05-31T13:46:51Z">
        <w:r>
          <w:rPr>
            <w:rFonts w:hint="eastAsia"/>
            <w:lang w:val="en-US" w:eastAsia="zh-CN"/>
          </w:rPr>
          <w:delText>:</w:delText>
        </w:r>
      </w:del>
      <w:ins w:id="76" w:author="lyz" w:date="2024-05-31T13:51:51Z">
        <w:r>
          <w:rPr>
            <w:rFonts w:hint="eastAsia"/>
            <w:lang w:val="en-US" w:eastAsia="zh-CN"/>
          </w:rPr>
          <w:t>:</w:t>
        </w:r>
      </w:ins>
      <w:r>
        <w:rPr>
          <w:rFonts w:hint="eastAsia"/>
          <w:lang w:val="en-US" w:eastAsia="zh-CN"/>
        </w:rPr>
        <w:t>00-8</w:t>
      </w:r>
      <w:del w:id="77" w:author="lyz" w:date="2024-05-31T13:46:51Z">
        <w:r>
          <w:rPr>
            <w:rFonts w:hint="eastAsia"/>
            <w:lang w:val="en-US" w:eastAsia="zh-CN"/>
          </w:rPr>
          <w:delText>:</w:delText>
        </w:r>
      </w:del>
      <w:ins w:id="78" w:author="lyz" w:date="2024-05-31T13:51:51Z">
        <w:r>
          <w:rPr>
            <w:rFonts w:hint="eastAsia"/>
            <w:lang w:val="en-US" w:eastAsia="zh-CN"/>
          </w:rPr>
          <w:t>:</w:t>
        </w:r>
      </w:ins>
      <w:r>
        <w:rPr>
          <w:rFonts w:hint="eastAsia"/>
          <w:lang w:val="en-US" w:eastAsia="zh-CN"/>
        </w:rPr>
        <w:t>00、11</w:t>
      </w:r>
      <w:del w:id="79" w:author="lyz" w:date="2024-05-31T13:46:51Z">
        <w:r>
          <w:rPr>
            <w:rFonts w:hint="eastAsia"/>
            <w:lang w:val="en-US" w:eastAsia="zh-CN"/>
          </w:rPr>
          <w:delText>:</w:delText>
        </w:r>
      </w:del>
      <w:ins w:id="80" w:author="lyz" w:date="2024-05-31T13:51:51Z">
        <w:r>
          <w:rPr>
            <w:rFonts w:hint="eastAsia"/>
            <w:lang w:val="en-US" w:eastAsia="zh-CN"/>
          </w:rPr>
          <w:t>:</w:t>
        </w:r>
      </w:ins>
      <w:r>
        <w:rPr>
          <w:rFonts w:hint="eastAsia"/>
          <w:lang w:val="en-US" w:eastAsia="zh-CN"/>
        </w:rPr>
        <w:t>00-13</w:t>
      </w:r>
      <w:del w:id="81" w:author="lyz" w:date="2024-05-31T13:46:51Z">
        <w:r>
          <w:rPr>
            <w:rFonts w:hint="eastAsia"/>
            <w:lang w:val="en-US" w:eastAsia="zh-CN"/>
          </w:rPr>
          <w:delText>:</w:delText>
        </w:r>
      </w:del>
      <w:ins w:id="82" w:author="lyz" w:date="2024-05-31T13:51:51Z">
        <w:r>
          <w:rPr>
            <w:rFonts w:hint="eastAsia"/>
            <w:lang w:val="en-US" w:eastAsia="zh-CN"/>
          </w:rPr>
          <w:t>:</w:t>
        </w:r>
      </w:ins>
      <w:r>
        <w:rPr>
          <w:rFonts w:hint="eastAsia"/>
          <w:lang w:val="en-US" w:eastAsia="zh-CN"/>
        </w:rPr>
        <w:t>00</w:t>
      </w:r>
      <w:del w:id="83" w:author="lyz" w:date="2024-05-31T13:53:01Z">
        <w:r>
          <w:rPr>
            <w:rFonts w:hint="eastAsia"/>
            <w:lang w:val="en-US" w:eastAsia="zh-CN"/>
          </w:rPr>
          <w:delText>;</w:delText>
        </w:r>
      </w:del>
      <w:ins w:id="84" w:author="lyz" w:date="2024-05-31T13:53:01Z">
        <w:r>
          <w:rPr>
            <w:rFonts w:hint="eastAsia"/>
            <w:lang w:val="en-US" w:eastAsia="zh-CN"/>
          </w:rPr>
          <w:t>；</w:t>
        </w:r>
      </w:ins>
      <w:r>
        <w:rPr>
          <w:rFonts w:hint="eastAsia"/>
          <w:lang w:val="en-US" w:eastAsia="zh-CN"/>
        </w:rPr>
        <w:t>夏冬季</w:t>
      </w:r>
      <w:del w:id="85" w:author="lyz" w:date="2024-05-31T13:45:05Z">
        <w:r>
          <w:rPr>
            <w:rFonts w:hint="eastAsia"/>
            <w:lang w:val="en-US" w:eastAsia="zh-CN"/>
          </w:rPr>
          <w:delText>(</w:delText>
        </w:r>
      </w:del>
      <w:ins w:id="86" w:author="lyz" w:date="2024-05-31T13:45:05Z">
        <w:r>
          <w:rPr>
            <w:rFonts w:hint="eastAsia"/>
            <w:lang w:val="en-US" w:eastAsia="zh-CN"/>
          </w:rPr>
          <w:t>（</w:t>
        </w:r>
      </w:ins>
      <w:r>
        <w:rPr>
          <w:rFonts w:hint="eastAsia"/>
          <w:lang w:val="en-US" w:eastAsia="zh-CN"/>
        </w:rPr>
        <w:t>1月、7月、8月、12月</w:t>
      </w:r>
      <w:del w:id="87" w:author="lyz" w:date="2024-05-31T13:45:22Z">
        <w:r>
          <w:rPr>
            <w:rFonts w:hint="eastAsia"/>
            <w:lang w:val="en-US" w:eastAsia="zh-CN"/>
          </w:rPr>
          <w:delText>)</w:delText>
        </w:r>
      </w:del>
      <w:ins w:id="88" w:author="lyz" w:date="2024-05-31T13:45:22Z">
        <w:r>
          <w:rPr>
            <w:rFonts w:hint="eastAsia"/>
            <w:lang w:val="en-US" w:eastAsia="zh-CN"/>
          </w:rPr>
          <w:t>）</w:t>
        </w:r>
      </w:ins>
      <w:del w:id="89" w:author="lyz" w:date="2024-05-31T13:54:13Z">
        <w:r>
          <w:rPr>
            <w:rFonts w:hint="default"/>
            <w:lang w:val="en-US" w:eastAsia="zh-CN"/>
          </w:rPr>
          <w:delText>:</w:delText>
        </w:r>
      </w:del>
      <w:ins w:id="90" w:author="lyz" w:date="2024-05-31T13:54:15Z">
        <w:r>
          <w:rPr>
            <w:rFonts w:hint="eastAsia"/>
            <w:lang w:val="en-US" w:eastAsia="zh-CN"/>
          </w:rPr>
          <w:t>：</w:t>
        </w:r>
      </w:ins>
      <w:r>
        <w:rPr>
          <w:rFonts w:hint="eastAsia"/>
          <w:lang w:val="en-US" w:eastAsia="zh-CN"/>
        </w:rPr>
        <w:t>尖峰时段</w:t>
      </w:r>
      <w:del w:id="91" w:author="lyz" w:date="2024-05-31T13:55:44Z">
        <w:r>
          <w:rPr>
            <w:rFonts w:hint="eastAsia"/>
            <w:lang w:val="en-US" w:eastAsia="zh-CN"/>
          </w:rPr>
          <w:delText>:</w:delText>
        </w:r>
      </w:del>
      <w:ins w:id="92" w:author="lyz" w:date="2024-05-31T13:55:44Z">
        <w:r>
          <w:rPr>
            <w:rFonts w:hint="eastAsia"/>
            <w:lang w:val="en-US" w:eastAsia="zh-CN"/>
          </w:rPr>
          <w:t>：</w:t>
        </w:r>
      </w:ins>
      <w:r>
        <w:rPr>
          <w:rFonts w:hint="eastAsia"/>
          <w:lang w:val="en-US" w:eastAsia="zh-CN"/>
        </w:rPr>
        <w:t>9</w:t>
      </w:r>
      <w:del w:id="93" w:author="lyz" w:date="2024-05-31T13:46:51Z">
        <w:r>
          <w:rPr>
            <w:rFonts w:hint="eastAsia"/>
            <w:lang w:val="en-US" w:eastAsia="zh-CN"/>
          </w:rPr>
          <w:delText>:</w:delText>
        </w:r>
      </w:del>
      <w:ins w:id="94" w:author="lyz" w:date="2024-05-31T13:51:51Z">
        <w:r>
          <w:rPr>
            <w:rFonts w:hint="eastAsia"/>
            <w:lang w:val="en-US" w:eastAsia="zh-CN"/>
          </w:rPr>
          <w:t>:</w:t>
        </w:r>
      </w:ins>
      <w:r>
        <w:rPr>
          <w:rFonts w:hint="eastAsia"/>
          <w:lang w:val="en-US" w:eastAsia="zh-CN"/>
        </w:rPr>
        <w:t>00-11</w:t>
      </w:r>
      <w:del w:id="95" w:author="lyz" w:date="2024-05-31T13:46:51Z">
        <w:r>
          <w:rPr>
            <w:rFonts w:hint="eastAsia"/>
            <w:lang w:val="en-US" w:eastAsia="zh-CN"/>
          </w:rPr>
          <w:delText>:</w:delText>
        </w:r>
      </w:del>
      <w:ins w:id="96" w:author="lyz" w:date="2024-05-31T13:51:51Z">
        <w:r>
          <w:rPr>
            <w:rFonts w:hint="eastAsia"/>
            <w:lang w:val="en-US" w:eastAsia="zh-CN"/>
          </w:rPr>
          <w:t>:</w:t>
        </w:r>
      </w:ins>
      <w:r>
        <w:rPr>
          <w:rFonts w:hint="eastAsia"/>
          <w:lang w:val="en-US" w:eastAsia="zh-CN"/>
        </w:rPr>
        <w:t>00、15</w:t>
      </w:r>
      <w:del w:id="97" w:author="lyz" w:date="2024-05-31T13:46:51Z">
        <w:r>
          <w:rPr>
            <w:rFonts w:hint="eastAsia"/>
            <w:lang w:val="en-US" w:eastAsia="zh-CN"/>
          </w:rPr>
          <w:delText>:</w:delText>
        </w:r>
      </w:del>
      <w:ins w:id="98" w:author="lyz" w:date="2024-05-31T13:51:51Z">
        <w:r>
          <w:rPr>
            <w:rFonts w:hint="eastAsia"/>
            <w:lang w:val="en-US" w:eastAsia="zh-CN"/>
          </w:rPr>
          <w:t>:</w:t>
        </w:r>
      </w:ins>
      <w:r>
        <w:rPr>
          <w:rFonts w:hint="eastAsia"/>
          <w:lang w:val="en-US" w:eastAsia="zh-CN"/>
        </w:rPr>
        <w:t>00-17</w:t>
      </w:r>
      <w:del w:id="99" w:author="lyz" w:date="2024-05-31T13:46:51Z">
        <w:r>
          <w:rPr>
            <w:rFonts w:hint="eastAsia"/>
            <w:lang w:val="en-US" w:eastAsia="zh-CN"/>
          </w:rPr>
          <w:delText>:</w:delText>
        </w:r>
      </w:del>
      <w:ins w:id="100" w:author="lyz" w:date="2024-05-31T13:51:51Z">
        <w:r>
          <w:rPr>
            <w:rFonts w:hint="eastAsia"/>
            <w:lang w:val="en-US" w:eastAsia="zh-CN"/>
          </w:rPr>
          <w:t>:</w:t>
        </w:r>
      </w:ins>
      <w:r>
        <w:rPr>
          <w:rFonts w:hint="eastAsia"/>
          <w:lang w:val="en-US" w:eastAsia="zh-CN"/>
        </w:rPr>
        <w:t>00，高峰时段</w:t>
      </w:r>
      <w:del w:id="101" w:author="lyz" w:date="2024-05-31T13:55:48Z">
        <w:r>
          <w:rPr>
            <w:rFonts w:hint="eastAsia"/>
            <w:lang w:val="en-US" w:eastAsia="zh-CN"/>
          </w:rPr>
          <w:delText>:</w:delText>
        </w:r>
      </w:del>
      <w:ins w:id="102" w:author="lyz" w:date="2024-05-31T13:55:48Z">
        <w:r>
          <w:rPr>
            <w:rFonts w:hint="eastAsia"/>
            <w:lang w:val="en-US" w:eastAsia="zh-CN"/>
          </w:rPr>
          <w:t>：</w:t>
        </w:r>
      </w:ins>
      <w:r>
        <w:rPr>
          <w:rFonts w:hint="eastAsia"/>
          <w:lang w:val="en-US" w:eastAsia="zh-CN"/>
        </w:rPr>
        <w:t>8</w:t>
      </w:r>
      <w:del w:id="103" w:author="lyz" w:date="2024-05-31T13:46:51Z">
        <w:r>
          <w:rPr>
            <w:rFonts w:hint="eastAsia"/>
            <w:lang w:val="en-US" w:eastAsia="zh-CN"/>
          </w:rPr>
          <w:delText>:</w:delText>
        </w:r>
      </w:del>
      <w:ins w:id="104" w:author="lyz" w:date="2024-05-31T13:51:51Z">
        <w:r>
          <w:rPr>
            <w:rFonts w:hint="eastAsia"/>
            <w:lang w:val="en-US" w:eastAsia="zh-CN"/>
          </w:rPr>
          <w:t>:</w:t>
        </w:r>
      </w:ins>
      <w:r>
        <w:rPr>
          <w:rFonts w:hint="eastAsia"/>
          <w:lang w:val="en-US" w:eastAsia="zh-CN"/>
        </w:rPr>
        <w:t>00-9</w:t>
      </w:r>
      <w:del w:id="105" w:author="lyz" w:date="2024-05-31T13:46:51Z">
        <w:r>
          <w:rPr>
            <w:rFonts w:hint="eastAsia"/>
            <w:lang w:val="en-US" w:eastAsia="zh-CN"/>
          </w:rPr>
          <w:delText>:</w:delText>
        </w:r>
      </w:del>
      <w:ins w:id="106" w:author="lyz" w:date="2024-05-31T13:51:51Z">
        <w:r>
          <w:rPr>
            <w:rFonts w:hint="eastAsia"/>
            <w:lang w:val="en-US" w:eastAsia="zh-CN"/>
          </w:rPr>
          <w:t>:</w:t>
        </w:r>
      </w:ins>
      <w:r>
        <w:rPr>
          <w:rFonts w:hint="eastAsia"/>
          <w:lang w:val="en-US" w:eastAsia="zh-CN"/>
        </w:rPr>
        <w:t>00、17</w:t>
      </w:r>
      <w:del w:id="107" w:author="lyz" w:date="2024-05-31T13:46:51Z">
        <w:r>
          <w:rPr>
            <w:rFonts w:hint="eastAsia"/>
            <w:lang w:val="en-US" w:eastAsia="zh-CN"/>
          </w:rPr>
          <w:delText>:</w:delText>
        </w:r>
      </w:del>
      <w:ins w:id="108" w:author="lyz" w:date="2024-05-31T13:51:51Z">
        <w:r>
          <w:rPr>
            <w:rFonts w:hint="eastAsia"/>
            <w:lang w:val="en-US" w:eastAsia="zh-CN"/>
          </w:rPr>
          <w:t>:</w:t>
        </w:r>
      </w:ins>
      <w:r>
        <w:rPr>
          <w:rFonts w:hint="eastAsia"/>
          <w:lang w:val="en-US" w:eastAsia="zh-CN"/>
        </w:rPr>
        <w:t>00-23</w:t>
      </w:r>
      <w:del w:id="109" w:author="lyz" w:date="2024-05-31T13:46:51Z">
        <w:r>
          <w:rPr>
            <w:rFonts w:hint="eastAsia"/>
            <w:lang w:val="en-US" w:eastAsia="zh-CN"/>
          </w:rPr>
          <w:delText>:</w:delText>
        </w:r>
      </w:del>
      <w:ins w:id="110" w:author="lyz" w:date="2024-05-31T13:51:51Z">
        <w:r>
          <w:rPr>
            <w:rFonts w:hint="eastAsia"/>
            <w:lang w:val="en-US" w:eastAsia="zh-CN"/>
          </w:rPr>
          <w:t>:</w:t>
        </w:r>
      </w:ins>
      <w:r>
        <w:rPr>
          <w:rFonts w:hint="eastAsia"/>
          <w:lang w:val="en-US" w:eastAsia="zh-CN"/>
        </w:rPr>
        <w:t>00，平段时段</w:t>
      </w:r>
      <w:del w:id="111" w:author="lyz" w:date="2024-05-31T13:55:53Z">
        <w:r>
          <w:rPr>
            <w:rFonts w:hint="eastAsia"/>
            <w:lang w:val="en-US" w:eastAsia="zh-CN"/>
          </w:rPr>
          <w:delText>:</w:delText>
        </w:r>
      </w:del>
      <w:ins w:id="112" w:author="lyz" w:date="2024-05-31T13:55:53Z">
        <w:r>
          <w:rPr>
            <w:rFonts w:hint="eastAsia"/>
            <w:lang w:val="en-US" w:eastAsia="zh-CN"/>
          </w:rPr>
          <w:t>：</w:t>
        </w:r>
      </w:ins>
      <w:r>
        <w:rPr>
          <w:rFonts w:hint="eastAsia"/>
          <w:lang w:val="en-US" w:eastAsia="zh-CN"/>
        </w:rPr>
        <w:t>13</w:t>
      </w:r>
      <w:del w:id="113" w:author="lyz" w:date="2024-05-31T13:46:51Z">
        <w:r>
          <w:rPr>
            <w:rFonts w:hint="eastAsia"/>
            <w:lang w:val="en-US" w:eastAsia="zh-CN"/>
          </w:rPr>
          <w:delText>:</w:delText>
        </w:r>
      </w:del>
      <w:ins w:id="114" w:author="lyz" w:date="2024-05-31T13:51:51Z">
        <w:r>
          <w:rPr>
            <w:rFonts w:hint="eastAsia"/>
            <w:lang w:val="en-US" w:eastAsia="zh-CN"/>
          </w:rPr>
          <w:t>:</w:t>
        </w:r>
      </w:ins>
      <w:r>
        <w:rPr>
          <w:rFonts w:hint="eastAsia"/>
          <w:lang w:val="en-US" w:eastAsia="zh-CN"/>
        </w:rPr>
        <w:t>00-15</w:t>
      </w:r>
      <w:del w:id="115" w:author="lyz" w:date="2024-05-31T13:46:51Z">
        <w:r>
          <w:rPr>
            <w:rFonts w:hint="eastAsia"/>
            <w:lang w:val="en-US" w:eastAsia="zh-CN"/>
          </w:rPr>
          <w:delText>:</w:delText>
        </w:r>
      </w:del>
      <w:ins w:id="116" w:author="lyz" w:date="2024-05-31T13:51:51Z">
        <w:r>
          <w:rPr>
            <w:rFonts w:hint="eastAsia"/>
            <w:lang w:val="en-US" w:eastAsia="zh-CN"/>
          </w:rPr>
          <w:t>:</w:t>
        </w:r>
      </w:ins>
      <w:r>
        <w:rPr>
          <w:rFonts w:hint="eastAsia"/>
          <w:lang w:val="en-US" w:eastAsia="zh-CN"/>
        </w:rPr>
        <w:t>00、23</w:t>
      </w:r>
      <w:del w:id="117" w:author="lyz" w:date="2024-05-31T13:46:51Z">
        <w:r>
          <w:rPr>
            <w:rFonts w:hint="eastAsia"/>
            <w:lang w:val="en-US" w:eastAsia="zh-CN"/>
          </w:rPr>
          <w:delText>:</w:delText>
        </w:r>
      </w:del>
      <w:ins w:id="118" w:author="lyz" w:date="2024-05-31T13:51:51Z">
        <w:r>
          <w:rPr>
            <w:rFonts w:hint="eastAsia"/>
            <w:lang w:val="en-US" w:eastAsia="zh-CN"/>
          </w:rPr>
          <w:t>:</w:t>
        </w:r>
      </w:ins>
      <w:r>
        <w:rPr>
          <w:rFonts w:hint="eastAsia"/>
          <w:lang w:val="en-US" w:eastAsia="zh-CN"/>
        </w:rPr>
        <w:t>00-24</w:t>
      </w:r>
      <w:del w:id="119" w:author="lyz" w:date="2024-05-31T13:46:51Z">
        <w:r>
          <w:rPr>
            <w:rFonts w:hint="eastAsia"/>
            <w:lang w:val="en-US" w:eastAsia="zh-CN"/>
          </w:rPr>
          <w:delText>:</w:delText>
        </w:r>
      </w:del>
      <w:ins w:id="120" w:author="lyz" w:date="2024-05-31T13:51:51Z">
        <w:r>
          <w:rPr>
            <w:rFonts w:hint="eastAsia"/>
            <w:lang w:val="en-US" w:eastAsia="zh-CN"/>
          </w:rPr>
          <w:t>:</w:t>
        </w:r>
      </w:ins>
      <w:r>
        <w:rPr>
          <w:rFonts w:hint="eastAsia"/>
          <w:lang w:val="en-US" w:eastAsia="zh-CN"/>
        </w:rPr>
        <w:t>00，低谷时段</w:t>
      </w:r>
      <w:del w:id="121" w:author="lyz" w:date="2024-05-31T13:55:56Z">
        <w:r>
          <w:rPr>
            <w:rFonts w:hint="eastAsia"/>
            <w:lang w:val="en-US" w:eastAsia="zh-CN"/>
          </w:rPr>
          <w:delText>:</w:delText>
        </w:r>
      </w:del>
      <w:ins w:id="122" w:author="lyz" w:date="2024-05-31T13:55:56Z">
        <w:r>
          <w:rPr>
            <w:rFonts w:hint="eastAsia"/>
            <w:lang w:val="en-US" w:eastAsia="zh-CN"/>
          </w:rPr>
          <w:t>：</w:t>
        </w:r>
      </w:ins>
      <w:r>
        <w:rPr>
          <w:rFonts w:hint="eastAsia"/>
          <w:lang w:val="en-US" w:eastAsia="zh-CN"/>
        </w:rPr>
        <w:t>0</w:t>
      </w:r>
      <w:del w:id="123" w:author="lyz" w:date="2024-05-31T13:46:51Z">
        <w:r>
          <w:rPr>
            <w:rFonts w:hint="eastAsia"/>
            <w:lang w:val="en-US" w:eastAsia="zh-CN"/>
          </w:rPr>
          <w:delText>:</w:delText>
        </w:r>
      </w:del>
      <w:ins w:id="124" w:author="lyz" w:date="2024-05-31T13:51:51Z">
        <w:r>
          <w:rPr>
            <w:rFonts w:hint="eastAsia"/>
            <w:lang w:val="en-US" w:eastAsia="zh-CN"/>
          </w:rPr>
          <w:t>:</w:t>
        </w:r>
      </w:ins>
      <w:r>
        <w:rPr>
          <w:rFonts w:hint="eastAsia"/>
          <w:lang w:val="en-US" w:eastAsia="zh-CN"/>
        </w:rPr>
        <w:t>00-8</w:t>
      </w:r>
      <w:del w:id="125" w:author="lyz" w:date="2024-05-31T13:46:51Z">
        <w:r>
          <w:rPr>
            <w:rFonts w:hint="eastAsia"/>
            <w:lang w:val="en-US" w:eastAsia="zh-CN"/>
          </w:rPr>
          <w:delText>:</w:delText>
        </w:r>
      </w:del>
      <w:ins w:id="126" w:author="lyz" w:date="2024-05-31T13:51:51Z">
        <w:r>
          <w:rPr>
            <w:rFonts w:hint="eastAsia"/>
            <w:lang w:val="en-US" w:eastAsia="zh-CN"/>
          </w:rPr>
          <w:t>:</w:t>
        </w:r>
      </w:ins>
      <w:r>
        <w:rPr>
          <w:rFonts w:hint="eastAsia"/>
          <w:lang w:val="en-US" w:eastAsia="zh-CN"/>
        </w:rPr>
        <w:t>00、11</w:t>
      </w:r>
      <w:del w:id="127" w:author="lyz" w:date="2024-05-31T13:46:51Z">
        <w:r>
          <w:rPr>
            <w:rFonts w:hint="eastAsia"/>
            <w:lang w:val="en-US" w:eastAsia="zh-CN"/>
          </w:rPr>
          <w:delText>:</w:delText>
        </w:r>
      </w:del>
      <w:ins w:id="128" w:author="lyz" w:date="2024-05-31T13:51:51Z">
        <w:r>
          <w:rPr>
            <w:rFonts w:hint="eastAsia"/>
            <w:lang w:val="en-US" w:eastAsia="zh-CN"/>
          </w:rPr>
          <w:t>:</w:t>
        </w:r>
      </w:ins>
      <w:r>
        <w:rPr>
          <w:rFonts w:hint="eastAsia"/>
          <w:lang w:val="en-US" w:eastAsia="zh-CN"/>
        </w:rPr>
        <w:t>00-13</w:t>
      </w:r>
      <w:del w:id="129" w:author="lyz" w:date="2024-05-31T13:46:51Z">
        <w:r>
          <w:rPr>
            <w:rFonts w:hint="eastAsia"/>
            <w:lang w:val="en-US" w:eastAsia="zh-CN"/>
          </w:rPr>
          <w:delText>:</w:delText>
        </w:r>
      </w:del>
      <w:ins w:id="130" w:author="lyz" w:date="2024-05-31T13:51:51Z">
        <w:r>
          <w:rPr>
            <w:rFonts w:hint="eastAsia"/>
            <w:lang w:val="en-US" w:eastAsia="zh-CN"/>
          </w:rPr>
          <w:t>:</w:t>
        </w:r>
      </w:ins>
      <w:r>
        <w:rPr>
          <w:rFonts w:hint="eastAsia"/>
          <w:lang w:val="en-US" w:eastAsia="zh-CN"/>
        </w:rPr>
        <w:t>00</w:t>
      </w:r>
      <w:del w:id="131" w:author="lyz" w:date="2024-05-31T13:55:26Z">
        <w:r>
          <w:rPr>
            <w:rFonts w:hint="eastAsia"/>
            <w:lang w:val="en-US" w:eastAsia="zh-CN"/>
          </w:rPr>
          <w:delText>;</w:delText>
        </w:r>
      </w:del>
      <w:ins w:id="132" w:author="lyz" w:date="2024-05-31T13:55:26Z">
        <w:r>
          <w:rPr>
            <w:rFonts w:hint="eastAsia"/>
            <w:lang w:val="en-US" w:eastAsia="zh-CN"/>
          </w:rPr>
          <w:t>；</w:t>
        </w:r>
      </w:ins>
      <w:r>
        <w:rPr>
          <w:rFonts w:hint="eastAsia"/>
          <w:lang w:val="en-US" w:eastAsia="zh-CN"/>
        </w:rPr>
        <w:t>深谷时段</w:t>
      </w:r>
      <w:del w:id="133" w:author="lyz" w:date="2024-05-31T13:46:51Z">
        <w:r>
          <w:rPr>
            <w:rFonts w:hint="eastAsia"/>
            <w:lang w:val="en-US" w:eastAsia="zh-CN"/>
          </w:rPr>
          <w:delText>:</w:delText>
        </w:r>
      </w:del>
      <w:ins w:id="134" w:author="lyz" w:date="2024-05-31T13:56:02Z">
        <w:r>
          <w:rPr>
            <w:rFonts w:hint="eastAsia"/>
            <w:lang w:val="en-US" w:eastAsia="zh-CN"/>
          </w:rPr>
          <w:t>：</w:t>
        </w:r>
      </w:ins>
      <w:r>
        <w:rPr>
          <w:rFonts w:hint="eastAsia"/>
          <w:lang w:val="en-US" w:eastAsia="zh-CN"/>
        </w:rPr>
        <w:t>春节、劳动节、国庆节的10</w:t>
      </w:r>
      <w:del w:id="135" w:author="lyz" w:date="2024-05-31T13:46:51Z">
        <w:r>
          <w:rPr>
            <w:rFonts w:hint="eastAsia"/>
            <w:lang w:val="en-US" w:eastAsia="zh-CN"/>
          </w:rPr>
          <w:delText>:</w:delText>
        </w:r>
      </w:del>
      <w:ins w:id="136" w:author="lyz" w:date="2024-05-31T13:51:51Z">
        <w:r>
          <w:rPr>
            <w:rFonts w:hint="eastAsia"/>
            <w:lang w:val="en-US" w:eastAsia="zh-CN"/>
          </w:rPr>
          <w:t>:</w:t>
        </w:r>
      </w:ins>
      <w:r>
        <w:rPr>
          <w:rFonts w:hint="eastAsia"/>
          <w:lang w:val="en-US" w:eastAsia="zh-CN"/>
        </w:rPr>
        <w:t>00-14</w:t>
      </w:r>
      <w:del w:id="137" w:author="lyz" w:date="2024-05-31T13:46:51Z">
        <w:r>
          <w:rPr>
            <w:rFonts w:hint="eastAsia"/>
            <w:lang w:val="en-US" w:eastAsia="zh-CN"/>
          </w:rPr>
          <w:delText>:</w:delText>
        </w:r>
      </w:del>
      <w:ins w:id="138" w:author="lyz" w:date="2024-05-31T13:51:51Z">
        <w:r>
          <w:rPr>
            <w:rFonts w:hint="eastAsia"/>
            <w:lang w:val="en-US" w:eastAsia="zh-CN"/>
          </w:rPr>
          <w:t>:</w:t>
        </w:r>
      </w:ins>
      <w:r>
        <w:rPr>
          <w:rFonts w:hint="eastAsia"/>
          <w:lang w:val="en-US" w:eastAsia="zh-CN"/>
        </w:rPr>
        <w:t>00，劳动节也称五一，国庆节也称十一。</w:t>
      </w:r>
    </w:p>
    <w:p w14:paraId="62BCFEFE">
      <w:pPr>
        <w:pStyle w:val="2"/>
        <w:jc w:val="both"/>
        <w:rPr>
          <w:rFonts w:hint="eastAsia"/>
          <w:lang w:val="en-US" w:eastAsia="zh-CN"/>
        </w:rPr>
        <w:pPrChange w:id="139" w:author="84622" w:date="2024-05-31T21:46:02Z">
          <w:pPr>
            <w:pStyle w:val="2"/>
          </w:pPr>
        </w:pPrChange>
      </w:pPr>
      <w:ins w:id="140" w:author="84622" w:date="2024-05-31T21:46:03Z">
        <w:r>
          <w:rPr>
            <w:rFonts w:hint="eastAsia"/>
            <w:lang w:val="en-US" w:eastAsia="zh-CN"/>
          </w:rPr>
          <w:t>3</w:t>
        </w:r>
      </w:ins>
      <w:ins w:id="141" w:author="84622" w:date="2024-05-31T21:46:04Z">
        <w:r>
          <w:rPr>
            <w:rFonts w:hint="eastAsia"/>
            <w:lang w:val="en-US" w:eastAsia="zh-CN"/>
          </w:rPr>
          <w:t>.3.</w:t>
        </w:r>
      </w:ins>
      <w:ins w:id="142" w:author="84622" w:date="2024-05-31T21:46:05Z">
        <w:r>
          <w:rPr>
            <w:rFonts w:hint="eastAsia"/>
            <w:lang w:val="en-US" w:eastAsia="zh-CN"/>
          </w:rPr>
          <w:t>2</w:t>
        </w:r>
      </w:ins>
      <w:ins w:id="143" w:author="84622" w:date="2024-05-31T21:46:10Z">
        <w:r>
          <w:rPr>
            <w:rFonts w:hint="eastAsia"/>
            <w:lang w:val="en-US" w:eastAsia="zh-CN"/>
          </w:rPr>
          <w:t xml:space="preserve"> </w:t>
        </w:r>
      </w:ins>
      <w:ins w:id="144" w:author="84622" w:date="2024-05-31T21:46:11Z">
        <w:r>
          <w:rPr>
            <w:rFonts w:hint="eastAsia"/>
            <w:lang w:val="en-US" w:eastAsia="zh-CN"/>
          </w:rPr>
          <w:t>2</w:t>
        </w:r>
      </w:ins>
      <w:ins w:id="145" w:author="84622" w:date="2024-05-31T21:46:12Z">
        <w:r>
          <w:rPr>
            <w:rFonts w:hint="eastAsia"/>
            <w:lang w:val="en-US" w:eastAsia="zh-CN"/>
          </w:rPr>
          <w:t>0</w:t>
        </w:r>
      </w:ins>
      <w:ins w:id="146" w:author="84622" w:date="2024-05-31T21:46:13Z">
        <w:r>
          <w:rPr>
            <w:rFonts w:hint="eastAsia"/>
            <w:lang w:val="en-US" w:eastAsia="zh-CN"/>
          </w:rPr>
          <w:t>2</w:t>
        </w:r>
      </w:ins>
      <w:ins w:id="147" w:author="84622" w:date="2024-05-31T21:46:14Z">
        <w:r>
          <w:rPr>
            <w:rFonts w:hint="eastAsia"/>
            <w:lang w:val="en-US" w:eastAsia="zh-CN"/>
          </w:rPr>
          <w:t>4年</w:t>
        </w:r>
      </w:ins>
      <w:ins w:id="148" w:author="84622" w:date="2024-05-31T21:46:17Z">
        <w:r>
          <w:rPr>
            <w:rFonts w:hint="eastAsia"/>
            <w:lang w:val="en-US" w:eastAsia="zh-CN"/>
          </w:rPr>
          <w:t>3</w:t>
        </w:r>
      </w:ins>
      <w:ins w:id="149" w:author="84622" w:date="2024-05-31T21:46:18Z">
        <w:r>
          <w:rPr>
            <w:rFonts w:hint="eastAsia"/>
            <w:lang w:val="en-US" w:eastAsia="zh-CN"/>
          </w:rPr>
          <w:t>月1</w:t>
        </w:r>
      </w:ins>
      <w:ins w:id="150" w:author="84622" w:date="2024-05-31T21:46:19Z">
        <w:r>
          <w:rPr>
            <w:rFonts w:hint="eastAsia"/>
            <w:lang w:val="en-US" w:eastAsia="zh-CN"/>
          </w:rPr>
          <w:t>日</w:t>
        </w:r>
      </w:ins>
      <w:ins w:id="151" w:author="84622" w:date="2024-05-31T21:46:20Z">
        <w:r>
          <w:rPr>
            <w:rFonts w:hint="eastAsia"/>
            <w:lang w:val="en-US" w:eastAsia="zh-CN"/>
          </w:rPr>
          <w:t>起，</w:t>
        </w:r>
      </w:ins>
      <w:ins w:id="152" w:author="84622" w:date="2024-05-31T21:46:31Z">
        <w:r>
          <w:rPr>
            <w:rFonts w:hint="eastAsia"/>
            <w:lang w:val="en-US" w:eastAsia="zh-CN"/>
          </w:rPr>
          <w:t>春秋季（2月、3月、4月、5月、6月、9月、10月、11月）:</w:t>
        </w:r>
      </w:ins>
      <w:ins w:id="153" w:author="84622" w:date="2024-05-31T21:49:21Z">
        <w:r>
          <w:rPr>
            <w:rFonts w:hint="eastAsia"/>
            <w:lang w:val="en-US" w:eastAsia="zh-CN"/>
          </w:rPr>
          <w:t>一天</w:t>
        </w:r>
      </w:ins>
      <w:ins w:id="154" w:author="84622" w:date="2024-05-31T21:49:22Z">
        <w:r>
          <w:rPr>
            <w:rFonts w:hint="eastAsia"/>
            <w:lang w:val="en-US" w:eastAsia="zh-CN"/>
          </w:rPr>
          <w:t>24</w:t>
        </w:r>
      </w:ins>
      <w:ins w:id="155" w:author="84622" w:date="2024-05-31T21:49:24Z">
        <w:r>
          <w:rPr>
            <w:rFonts w:hint="eastAsia"/>
            <w:lang w:val="en-US" w:eastAsia="zh-CN"/>
          </w:rPr>
          <w:t>小时中</w:t>
        </w:r>
      </w:ins>
      <w:ins w:id="156" w:author="84622" w:date="2024-05-31T21:49:25Z">
        <w:r>
          <w:rPr>
            <w:rFonts w:hint="eastAsia"/>
            <w:lang w:val="en-US" w:eastAsia="zh-CN"/>
          </w:rPr>
          <w:t>，</w:t>
        </w:r>
      </w:ins>
      <w:ins w:id="157" w:author="84622" w:date="2024-05-31T21:48:48Z">
        <w:r>
          <w:rPr>
            <w:rFonts w:hint="eastAsia"/>
            <w:lang w:val="en-US" w:eastAsia="zh-CN"/>
          </w:rPr>
          <w:t>高峰</w:t>
        </w:r>
      </w:ins>
      <w:ins w:id="158" w:author="84622" w:date="2024-05-31T21:48:51Z">
        <w:r>
          <w:rPr>
            <w:rFonts w:hint="eastAsia"/>
            <w:lang w:val="en-US" w:eastAsia="zh-CN"/>
          </w:rPr>
          <w:t>时段</w:t>
        </w:r>
      </w:ins>
      <w:ins w:id="159" w:author="84622" w:date="2024-05-31T21:49:04Z">
        <w:r>
          <w:rPr>
            <w:rFonts w:hint="eastAsia"/>
            <w:lang w:val="en-US" w:eastAsia="zh-CN"/>
          </w:rPr>
          <w:t>有</w:t>
        </w:r>
      </w:ins>
      <w:ins w:id="160" w:author="84622" w:date="2024-05-31T21:49:05Z">
        <w:r>
          <w:rPr>
            <w:rFonts w:hint="eastAsia"/>
            <w:lang w:val="en-US" w:eastAsia="zh-CN"/>
          </w:rPr>
          <w:t>7</w:t>
        </w:r>
      </w:ins>
      <w:ins w:id="161" w:author="84622" w:date="2024-05-31T21:49:07Z">
        <w:r>
          <w:rPr>
            <w:rFonts w:hint="eastAsia"/>
            <w:lang w:val="en-US" w:eastAsia="zh-CN"/>
          </w:rPr>
          <w:t>个</w:t>
        </w:r>
      </w:ins>
      <w:ins w:id="162" w:author="84622" w:date="2024-05-31T21:49:09Z">
        <w:r>
          <w:rPr>
            <w:rFonts w:hint="eastAsia"/>
            <w:lang w:val="en-US" w:eastAsia="zh-CN"/>
          </w:rPr>
          <w:t>小时</w:t>
        </w:r>
      </w:ins>
      <w:ins w:id="163" w:author="84622" w:date="2024-05-31T21:49:32Z">
        <w:r>
          <w:rPr>
            <w:rFonts w:hint="eastAsia"/>
            <w:lang w:val="en-US" w:eastAsia="zh-CN"/>
          </w:rPr>
          <w:t>，</w:t>
        </w:r>
      </w:ins>
      <w:ins w:id="164" w:author="84622" w:date="2024-05-31T21:50:12Z">
        <w:r>
          <w:rPr>
            <w:rFonts w:hint="eastAsia"/>
            <w:lang w:val="en-US" w:eastAsia="zh-CN"/>
          </w:rPr>
          <w:t>平段</w:t>
        </w:r>
      </w:ins>
      <w:ins w:id="165" w:author="84622" w:date="2024-05-31T21:50:15Z">
        <w:r>
          <w:rPr>
            <w:rFonts w:hint="eastAsia"/>
            <w:lang w:val="en-US" w:eastAsia="zh-CN"/>
          </w:rPr>
          <w:t>时段</w:t>
        </w:r>
      </w:ins>
      <w:ins w:id="166" w:author="84622" w:date="2024-05-31T21:50:18Z">
        <w:r>
          <w:rPr>
            <w:rFonts w:hint="eastAsia"/>
            <w:lang w:val="en-US" w:eastAsia="zh-CN"/>
          </w:rPr>
          <w:t>有</w:t>
        </w:r>
      </w:ins>
      <w:ins w:id="167" w:author="84622" w:date="2024-05-31T21:50:21Z">
        <w:r>
          <w:rPr>
            <w:rFonts w:hint="eastAsia"/>
            <w:lang w:val="en-US" w:eastAsia="zh-CN"/>
          </w:rPr>
          <w:t>7</w:t>
        </w:r>
      </w:ins>
      <w:ins w:id="168" w:author="84622" w:date="2024-05-31T21:50:22Z">
        <w:r>
          <w:rPr>
            <w:rFonts w:hint="eastAsia"/>
            <w:lang w:val="en-US" w:eastAsia="zh-CN"/>
          </w:rPr>
          <w:t>个</w:t>
        </w:r>
      </w:ins>
      <w:ins w:id="169" w:author="84622" w:date="2024-05-31T21:50:23Z">
        <w:r>
          <w:rPr>
            <w:rFonts w:hint="eastAsia"/>
            <w:lang w:val="en-US" w:eastAsia="zh-CN"/>
          </w:rPr>
          <w:t>小时</w:t>
        </w:r>
      </w:ins>
      <w:ins w:id="170" w:author="84622" w:date="2024-05-31T21:50:26Z">
        <w:r>
          <w:rPr>
            <w:rFonts w:hint="eastAsia"/>
            <w:lang w:val="en-US" w:eastAsia="zh-CN"/>
          </w:rPr>
          <w:t>，</w:t>
        </w:r>
      </w:ins>
      <w:ins w:id="171" w:author="84622" w:date="2024-05-31T21:49:35Z">
        <w:r>
          <w:rPr>
            <w:rFonts w:hint="eastAsia"/>
            <w:lang w:val="en-US" w:eastAsia="zh-CN"/>
          </w:rPr>
          <w:t>低谷</w:t>
        </w:r>
      </w:ins>
      <w:ins w:id="172" w:author="84622" w:date="2024-05-31T21:49:36Z">
        <w:r>
          <w:rPr>
            <w:rFonts w:hint="eastAsia"/>
            <w:lang w:val="en-US" w:eastAsia="zh-CN"/>
          </w:rPr>
          <w:t>时段</w:t>
        </w:r>
      </w:ins>
      <w:ins w:id="173" w:author="84622" w:date="2024-05-31T21:49:38Z">
        <w:r>
          <w:rPr>
            <w:rFonts w:hint="eastAsia"/>
            <w:lang w:val="en-US" w:eastAsia="zh-CN"/>
          </w:rPr>
          <w:t>有</w:t>
        </w:r>
      </w:ins>
      <w:ins w:id="174" w:author="84622" w:date="2024-05-31T21:49:46Z">
        <w:r>
          <w:rPr>
            <w:rFonts w:hint="eastAsia"/>
            <w:lang w:val="en-US" w:eastAsia="zh-CN"/>
          </w:rPr>
          <w:t>10</w:t>
        </w:r>
      </w:ins>
      <w:ins w:id="175" w:author="84622" w:date="2024-05-31T21:49:47Z">
        <w:r>
          <w:rPr>
            <w:rFonts w:hint="eastAsia"/>
            <w:lang w:val="en-US" w:eastAsia="zh-CN"/>
          </w:rPr>
          <w:t>个</w:t>
        </w:r>
      </w:ins>
      <w:ins w:id="176" w:author="84622" w:date="2024-05-31T21:49:48Z">
        <w:r>
          <w:rPr>
            <w:rFonts w:hint="eastAsia"/>
            <w:lang w:val="en-US" w:eastAsia="zh-CN"/>
          </w:rPr>
          <w:t>小时</w:t>
        </w:r>
      </w:ins>
      <w:ins w:id="177" w:author="84622" w:date="2024-05-31T21:52:22Z">
        <w:r>
          <w:rPr>
            <w:rFonts w:hint="eastAsia"/>
            <w:lang w:val="en-US" w:eastAsia="zh-CN"/>
          </w:rPr>
          <w:t>；</w:t>
        </w:r>
      </w:ins>
      <w:ins w:id="178" w:author="84622" w:date="2024-05-31T21:52:32Z">
        <w:r>
          <w:rPr>
            <w:rFonts w:hint="eastAsia"/>
            <w:lang w:val="en-US" w:eastAsia="zh-CN"/>
          </w:rPr>
          <w:t>夏冬季（1月、7月、8月、12月）：</w:t>
        </w:r>
      </w:ins>
      <w:ins w:id="179" w:author="84622" w:date="2024-05-31T21:52:41Z">
        <w:r>
          <w:rPr>
            <w:rFonts w:hint="eastAsia"/>
            <w:lang w:val="en-US" w:eastAsia="zh-CN"/>
          </w:rPr>
          <w:t>一天24小时中，</w:t>
        </w:r>
      </w:ins>
      <w:ins w:id="180" w:author="84622" w:date="2024-05-31T21:52:47Z">
        <w:r>
          <w:rPr>
            <w:rFonts w:hint="eastAsia"/>
            <w:lang w:val="en-US" w:eastAsia="zh-CN"/>
          </w:rPr>
          <w:t>尖峰</w:t>
        </w:r>
      </w:ins>
      <w:ins w:id="181" w:author="84622" w:date="2024-05-31T21:52:48Z">
        <w:r>
          <w:rPr>
            <w:rFonts w:hint="eastAsia"/>
            <w:lang w:val="en-US" w:eastAsia="zh-CN"/>
          </w:rPr>
          <w:t>时段</w:t>
        </w:r>
      </w:ins>
      <w:ins w:id="182" w:author="84622" w:date="2024-05-31T21:52:49Z">
        <w:r>
          <w:rPr>
            <w:rFonts w:hint="eastAsia"/>
            <w:lang w:val="en-US" w:eastAsia="zh-CN"/>
          </w:rPr>
          <w:t>有</w:t>
        </w:r>
      </w:ins>
      <w:ins w:id="183" w:author="84622" w:date="2024-05-31T21:52:56Z">
        <w:r>
          <w:rPr>
            <w:rFonts w:hint="eastAsia"/>
            <w:lang w:val="en-US" w:eastAsia="zh-CN"/>
          </w:rPr>
          <w:t>4</w:t>
        </w:r>
      </w:ins>
      <w:ins w:id="184" w:author="84622" w:date="2024-05-31T21:52:57Z">
        <w:r>
          <w:rPr>
            <w:rFonts w:hint="eastAsia"/>
            <w:lang w:val="en-US" w:eastAsia="zh-CN"/>
          </w:rPr>
          <w:t>个</w:t>
        </w:r>
      </w:ins>
      <w:ins w:id="185" w:author="84622" w:date="2024-05-31T21:52:58Z">
        <w:r>
          <w:rPr>
            <w:rFonts w:hint="eastAsia"/>
            <w:lang w:val="en-US" w:eastAsia="zh-CN"/>
          </w:rPr>
          <w:t>小时，</w:t>
        </w:r>
      </w:ins>
      <w:ins w:id="186" w:author="84622" w:date="2024-05-31T21:53:03Z">
        <w:r>
          <w:rPr>
            <w:rFonts w:hint="eastAsia"/>
            <w:lang w:val="en-US" w:eastAsia="zh-CN"/>
          </w:rPr>
          <w:t>高峰</w:t>
        </w:r>
      </w:ins>
      <w:ins w:id="187" w:author="84622" w:date="2024-05-31T21:53:04Z">
        <w:r>
          <w:rPr>
            <w:rFonts w:hint="eastAsia"/>
            <w:lang w:val="en-US" w:eastAsia="zh-CN"/>
          </w:rPr>
          <w:t>时段</w:t>
        </w:r>
      </w:ins>
      <w:ins w:id="188" w:author="84622" w:date="2024-05-31T21:53:06Z">
        <w:r>
          <w:rPr>
            <w:rFonts w:hint="eastAsia"/>
            <w:lang w:val="en-US" w:eastAsia="zh-CN"/>
          </w:rPr>
          <w:t>有</w:t>
        </w:r>
      </w:ins>
      <w:ins w:id="189" w:author="84622" w:date="2024-05-31T21:53:11Z">
        <w:r>
          <w:rPr>
            <w:rFonts w:hint="eastAsia"/>
            <w:lang w:val="en-US" w:eastAsia="zh-CN"/>
          </w:rPr>
          <w:t>7</w:t>
        </w:r>
      </w:ins>
      <w:ins w:id="190" w:author="84622" w:date="2024-05-31T21:53:13Z">
        <w:r>
          <w:rPr>
            <w:rFonts w:hint="eastAsia"/>
            <w:lang w:val="en-US" w:eastAsia="zh-CN"/>
          </w:rPr>
          <w:t>个</w:t>
        </w:r>
      </w:ins>
      <w:ins w:id="191" w:author="84622" w:date="2024-05-31T21:53:16Z">
        <w:r>
          <w:rPr>
            <w:rFonts w:hint="eastAsia"/>
            <w:lang w:val="en-US" w:eastAsia="zh-CN"/>
          </w:rPr>
          <w:t>小时</w:t>
        </w:r>
      </w:ins>
      <w:ins w:id="192" w:author="84622" w:date="2024-05-31T21:53:17Z">
        <w:r>
          <w:rPr>
            <w:rFonts w:hint="eastAsia"/>
            <w:lang w:val="en-US" w:eastAsia="zh-CN"/>
          </w:rPr>
          <w:t>，</w:t>
        </w:r>
      </w:ins>
      <w:ins w:id="193" w:author="84622" w:date="2024-05-31T21:53:19Z">
        <w:r>
          <w:rPr>
            <w:rFonts w:hint="eastAsia"/>
            <w:lang w:val="en-US" w:eastAsia="zh-CN"/>
          </w:rPr>
          <w:t>平段</w:t>
        </w:r>
      </w:ins>
      <w:ins w:id="194" w:author="84622" w:date="2024-05-31T21:53:21Z">
        <w:r>
          <w:rPr>
            <w:rFonts w:hint="eastAsia"/>
            <w:lang w:val="en-US" w:eastAsia="zh-CN"/>
          </w:rPr>
          <w:t>时段</w:t>
        </w:r>
      </w:ins>
      <w:ins w:id="195" w:author="84622" w:date="2024-05-31T21:53:22Z">
        <w:r>
          <w:rPr>
            <w:rFonts w:hint="eastAsia"/>
            <w:lang w:val="en-US" w:eastAsia="zh-CN"/>
          </w:rPr>
          <w:t>有</w:t>
        </w:r>
      </w:ins>
      <w:ins w:id="196" w:author="84622" w:date="2024-05-31T21:53:26Z">
        <w:r>
          <w:rPr>
            <w:rFonts w:hint="eastAsia"/>
            <w:lang w:val="en-US" w:eastAsia="zh-CN"/>
          </w:rPr>
          <w:t>3</w:t>
        </w:r>
      </w:ins>
      <w:ins w:id="197" w:author="84622" w:date="2024-05-31T21:53:28Z">
        <w:r>
          <w:rPr>
            <w:rFonts w:hint="eastAsia"/>
            <w:lang w:val="en-US" w:eastAsia="zh-CN"/>
          </w:rPr>
          <w:t>个</w:t>
        </w:r>
      </w:ins>
      <w:ins w:id="198" w:author="84622" w:date="2024-05-31T21:53:33Z">
        <w:r>
          <w:rPr>
            <w:rFonts w:hint="eastAsia"/>
            <w:lang w:val="en-US" w:eastAsia="zh-CN"/>
          </w:rPr>
          <w:t>小时</w:t>
        </w:r>
      </w:ins>
      <w:ins w:id="199" w:author="84622" w:date="2024-05-31T21:53:34Z">
        <w:r>
          <w:rPr>
            <w:rFonts w:hint="eastAsia"/>
            <w:lang w:val="en-US" w:eastAsia="zh-CN"/>
          </w:rPr>
          <w:t>，</w:t>
        </w:r>
      </w:ins>
      <w:ins w:id="200" w:author="84622" w:date="2024-05-31T21:53:37Z">
        <w:r>
          <w:rPr>
            <w:rFonts w:hint="eastAsia"/>
            <w:lang w:val="en-US" w:eastAsia="zh-CN"/>
          </w:rPr>
          <w:t>低谷</w:t>
        </w:r>
      </w:ins>
      <w:ins w:id="201" w:author="84622" w:date="2024-05-31T21:53:42Z">
        <w:r>
          <w:rPr>
            <w:rFonts w:hint="eastAsia"/>
            <w:lang w:val="en-US" w:eastAsia="zh-CN"/>
          </w:rPr>
          <w:t>时段</w:t>
        </w:r>
      </w:ins>
      <w:ins w:id="202" w:author="84622" w:date="2024-05-31T21:53:44Z">
        <w:r>
          <w:rPr>
            <w:rFonts w:hint="eastAsia"/>
            <w:lang w:val="en-US" w:eastAsia="zh-CN"/>
          </w:rPr>
          <w:t>有</w:t>
        </w:r>
      </w:ins>
      <w:ins w:id="203" w:author="84622" w:date="2024-05-31T21:53:50Z">
        <w:r>
          <w:rPr>
            <w:rFonts w:hint="eastAsia"/>
            <w:lang w:val="en-US" w:eastAsia="zh-CN"/>
          </w:rPr>
          <w:t>10</w:t>
        </w:r>
      </w:ins>
      <w:ins w:id="204" w:author="84622" w:date="2024-05-31T21:53:51Z">
        <w:r>
          <w:rPr>
            <w:rFonts w:hint="eastAsia"/>
            <w:lang w:val="en-US" w:eastAsia="zh-CN"/>
          </w:rPr>
          <w:t>个</w:t>
        </w:r>
      </w:ins>
      <w:ins w:id="205" w:author="84622" w:date="2024-05-31T21:53:52Z">
        <w:r>
          <w:rPr>
            <w:rFonts w:hint="eastAsia"/>
            <w:lang w:val="en-US" w:eastAsia="zh-CN"/>
          </w:rPr>
          <w:t>小时</w:t>
        </w:r>
      </w:ins>
      <w:ins w:id="206" w:author="84622" w:date="2024-05-31T21:53:55Z">
        <w:r>
          <w:rPr>
            <w:rFonts w:hint="eastAsia"/>
            <w:lang w:val="en-US" w:eastAsia="zh-CN"/>
          </w:rPr>
          <w:t>。</w:t>
        </w:r>
      </w:ins>
    </w:p>
    <w:p w14:paraId="0EB99BCF">
      <w:pPr>
        <w:pStyle w:val="2"/>
        <w:jc w:val="both"/>
        <w:rPr>
          <w:del w:id="207" w:author="lyz" w:date="2024-05-28T12:57:43Z"/>
          <w:rFonts w:hint="eastAsia"/>
          <w:lang w:val="en-US" w:eastAsia="zh-CN"/>
        </w:rPr>
      </w:pPr>
      <w:del w:id="208" w:author="lyz" w:date="2024-05-28T12:57:43Z">
        <w:r>
          <w:rPr>
            <w:rFonts w:hint="eastAsia"/>
            <w:lang w:val="en-US" w:eastAsia="zh-CN"/>
          </w:rPr>
          <w:delText>3.3.2 2021年10月15日至2024年3月1日，尖峰时段:9:00-11:00、15:00-17:00，高峰时段:8:00-9:00、13:00-15:00、17:00-22:00，低谷时段:11:00-13:00、22:00-次日8:00。1月、7月、8月和12月的13:00-15:00，增设为尖峰时段。[11]</w:delText>
        </w:r>
      </w:del>
    </w:p>
    <w:p w14:paraId="6DCE4821">
      <w:pPr>
        <w:ind w:left="0" w:leftChars="0" w:firstLine="0" w:firstLineChars="0"/>
        <w:rPr>
          <w:del w:id="209" w:author="lyz" w:date="2024-05-28T12:57:43Z"/>
          <w:rFonts w:hint="eastAsia"/>
          <w:lang w:val="en-US" w:eastAsia="zh-CN"/>
        </w:rPr>
      </w:pPr>
      <w:del w:id="210" w:author="lyz" w:date="2024-05-28T12:57:43Z">
        <w:r>
          <w:rPr>
            <w:rFonts w:hint="eastAsia"/>
            <w:lang w:val="en-US" w:eastAsia="zh-CN"/>
          </w:rPr>
          <w:delText>3.3.3 2021年10月15日前，尖峰时段:19:00-21:00，高峰时段:8:00-11:00、13:00-19:00、21:00-22:00，低谷时段:11:00-13:00、22:00-次日8:00.[12]</w:delText>
        </w:r>
      </w:del>
    </w:p>
    <w:p w14:paraId="4382D289">
      <w:pPr>
        <w:ind w:left="0" w:leftChars="0" w:firstLine="0" w:firstLineChars="0"/>
        <w:rPr>
          <w:rFonts w:hint="eastAsia"/>
          <w:lang w:val="en-US" w:eastAsia="zh-CN"/>
        </w:rPr>
      </w:pPr>
      <w:r>
        <w:rPr>
          <w:rFonts w:hint="eastAsia"/>
          <w:lang w:val="en-US" w:eastAsia="zh-CN"/>
        </w:rPr>
        <w:t>3.4一般工商业</w:t>
      </w:r>
      <w:del w:id="211" w:author="lyz" w:date="2024-05-31T13:39:48Z">
        <w:r>
          <w:rPr>
            <w:rFonts w:hint="eastAsia"/>
            <w:lang w:val="en-US" w:eastAsia="zh-CN"/>
          </w:rPr>
          <w:delText>电价</w:delText>
        </w:r>
      </w:del>
      <w:r>
        <w:rPr>
          <w:rFonts w:hint="eastAsia"/>
          <w:lang w:val="en-US" w:eastAsia="zh-CN"/>
        </w:rPr>
        <w:t>用户</w:t>
      </w:r>
      <w:ins w:id="212" w:author="lyz" w:date="2024-05-31T13:39:52Z">
        <w:r>
          <w:rPr>
            <w:rFonts w:hint="eastAsia"/>
            <w:lang w:val="en-US" w:eastAsia="zh-CN"/>
          </w:rPr>
          <w:t>分时</w:t>
        </w:r>
      </w:ins>
      <w:ins w:id="213" w:author="lyz" w:date="2024-05-31T13:39:58Z">
        <w:r>
          <w:rPr>
            <w:rFonts w:hint="eastAsia"/>
            <w:lang w:val="en-US" w:eastAsia="zh-CN"/>
          </w:rPr>
          <w:t>时段</w:t>
        </w:r>
      </w:ins>
      <w:r>
        <w:rPr>
          <w:rFonts w:hint="eastAsia"/>
          <w:lang w:val="en-US" w:eastAsia="zh-CN"/>
        </w:rPr>
        <w:t>：</w:t>
      </w:r>
    </w:p>
    <w:p w14:paraId="116873B7">
      <w:pPr>
        <w:pStyle w:val="2"/>
        <w:jc w:val="both"/>
        <w:rPr>
          <w:rFonts w:hint="eastAsia"/>
          <w:lang w:val="en-US" w:eastAsia="zh-CN"/>
        </w:rPr>
      </w:pPr>
      <w:r>
        <w:rPr>
          <w:rFonts w:hint="eastAsia"/>
          <w:lang w:val="en-US" w:eastAsia="zh-CN"/>
        </w:rPr>
        <w:t>3.4.1高压一般工商业</w:t>
      </w:r>
      <w:del w:id="214" w:author="lyz" w:date="2024-05-31T13:41:34Z">
        <w:r>
          <w:rPr>
            <w:rFonts w:hint="eastAsia"/>
            <w:lang w:val="en-US" w:eastAsia="zh-CN"/>
          </w:rPr>
          <w:delText>电</w:delText>
        </w:r>
      </w:del>
      <w:del w:id="215" w:author="lyz" w:date="2024-05-31T13:41:33Z">
        <w:r>
          <w:rPr>
            <w:rFonts w:hint="eastAsia"/>
            <w:lang w:val="en-US" w:eastAsia="zh-CN"/>
          </w:rPr>
          <w:delText>价</w:delText>
        </w:r>
      </w:del>
      <w:r>
        <w:rPr>
          <w:rFonts w:hint="eastAsia"/>
          <w:lang w:val="en-US" w:eastAsia="zh-CN"/>
        </w:rPr>
        <w:t>用户</w:t>
      </w:r>
      <w:ins w:id="216" w:author="lyz" w:date="2024-05-31T13:41:35Z">
        <w:r>
          <w:rPr>
            <w:rFonts w:hint="eastAsia"/>
            <w:lang w:val="en-US" w:eastAsia="zh-CN"/>
          </w:rPr>
          <w:t>分时</w:t>
        </w:r>
      </w:ins>
      <w:ins w:id="217" w:author="lyz" w:date="2024-05-31T13:41:38Z">
        <w:r>
          <w:rPr>
            <w:rFonts w:hint="eastAsia"/>
            <w:lang w:val="en-US" w:eastAsia="zh-CN"/>
          </w:rPr>
          <w:t>时段</w:t>
        </w:r>
      </w:ins>
      <w:r>
        <w:rPr>
          <w:rFonts w:hint="eastAsia"/>
          <w:lang w:val="en-US" w:eastAsia="zh-CN"/>
        </w:rPr>
        <w:t>：</w:t>
      </w:r>
    </w:p>
    <w:p w14:paraId="5814E441">
      <w:pPr>
        <w:ind w:left="0" w:leftChars="0" w:firstLine="0" w:firstLineChars="0"/>
        <w:rPr>
          <w:ins w:id="218" w:author="84622" w:date="2024-05-31T21:55:31Z"/>
          <w:rFonts w:hint="eastAsia"/>
          <w:lang w:val="en-US" w:eastAsia="zh-CN"/>
        </w:rPr>
      </w:pPr>
      <w:r>
        <w:rPr>
          <w:rFonts w:hint="eastAsia"/>
          <w:lang w:val="en-US" w:eastAsia="zh-CN"/>
        </w:rPr>
        <w:t>3.4.1.1 2024年6月1日起，春秋季</w:t>
      </w:r>
      <w:del w:id="219" w:author="lyz" w:date="2024-05-31T13:45:05Z">
        <w:r>
          <w:rPr>
            <w:rFonts w:hint="eastAsia"/>
            <w:lang w:val="en-US" w:eastAsia="zh-CN"/>
          </w:rPr>
          <w:delText>(</w:delText>
        </w:r>
      </w:del>
      <w:ins w:id="220" w:author="lyz" w:date="2024-05-31T13:45:05Z">
        <w:r>
          <w:rPr>
            <w:rFonts w:hint="eastAsia"/>
            <w:lang w:val="en-US" w:eastAsia="zh-CN"/>
          </w:rPr>
          <w:t>（</w:t>
        </w:r>
      </w:ins>
      <w:ins w:id="221" w:author="lyz" w:date="2024-05-31T13:34:38Z">
        <w:r>
          <w:rPr>
            <w:rFonts w:hint="eastAsia"/>
            <w:lang w:val="en-US" w:eastAsia="zh-CN"/>
          </w:rPr>
          <w:t>2月、3月、4月、5月、6月、9月、10月、11月</w:t>
        </w:r>
      </w:ins>
      <w:del w:id="222" w:author="lyz" w:date="2024-05-31T13:34:38Z">
        <w:r>
          <w:rPr>
            <w:rFonts w:hint="eastAsia"/>
            <w:lang w:val="en-US" w:eastAsia="zh-CN"/>
          </w:rPr>
          <w:delText>2-6月、9-11月</w:delText>
        </w:r>
      </w:del>
      <w:del w:id="223" w:author="lyz" w:date="2024-05-31T13:45:22Z">
        <w:r>
          <w:rPr>
            <w:rFonts w:hint="eastAsia"/>
            <w:lang w:val="en-US" w:eastAsia="zh-CN"/>
          </w:rPr>
          <w:delText>)</w:delText>
        </w:r>
      </w:del>
      <w:ins w:id="224" w:author="lyz" w:date="2024-05-31T13:45:22Z">
        <w:r>
          <w:rPr>
            <w:rFonts w:hint="eastAsia"/>
            <w:lang w:val="en-US" w:eastAsia="zh-CN"/>
          </w:rPr>
          <w:t>）</w:t>
        </w:r>
      </w:ins>
      <w:del w:id="225" w:author="lyz" w:date="2024-05-31T13:56:13Z">
        <w:r>
          <w:rPr>
            <w:rFonts w:hint="eastAsia"/>
            <w:lang w:val="en-US" w:eastAsia="zh-CN"/>
          </w:rPr>
          <w:delText>:</w:delText>
        </w:r>
      </w:del>
      <w:ins w:id="226" w:author="lyz" w:date="2024-05-31T13:56:13Z">
        <w:r>
          <w:rPr>
            <w:rFonts w:hint="eastAsia"/>
            <w:lang w:val="en-US" w:eastAsia="zh-CN"/>
          </w:rPr>
          <w:t>：</w:t>
        </w:r>
      </w:ins>
      <w:r>
        <w:rPr>
          <w:rFonts w:hint="eastAsia"/>
          <w:lang w:val="en-US" w:eastAsia="zh-CN"/>
        </w:rPr>
        <w:t>高峰时段</w:t>
      </w:r>
      <w:del w:id="227" w:author="lyz" w:date="2024-05-31T13:56:17Z">
        <w:r>
          <w:rPr>
            <w:rFonts w:hint="eastAsia"/>
            <w:lang w:val="en-US" w:eastAsia="zh-CN"/>
          </w:rPr>
          <w:delText>:</w:delText>
        </w:r>
      </w:del>
      <w:ins w:id="228" w:author="lyz" w:date="2024-05-31T13:56:17Z">
        <w:r>
          <w:rPr>
            <w:rFonts w:hint="eastAsia"/>
            <w:lang w:val="en-US" w:eastAsia="zh-CN"/>
          </w:rPr>
          <w:t>：</w:t>
        </w:r>
      </w:ins>
      <w:r>
        <w:rPr>
          <w:rFonts w:hint="eastAsia"/>
          <w:lang w:val="en-US" w:eastAsia="zh-CN"/>
        </w:rPr>
        <w:t>8</w:t>
      </w:r>
      <w:del w:id="229" w:author="lyz" w:date="2024-05-31T13:46:51Z">
        <w:r>
          <w:rPr>
            <w:rFonts w:hint="eastAsia"/>
            <w:lang w:val="en-US" w:eastAsia="zh-CN"/>
          </w:rPr>
          <w:delText>:</w:delText>
        </w:r>
      </w:del>
      <w:ins w:id="230" w:author="lyz" w:date="2024-05-31T13:53:42Z">
        <w:r>
          <w:rPr>
            <w:rFonts w:hint="eastAsia"/>
            <w:lang w:val="en-US" w:eastAsia="zh-CN"/>
          </w:rPr>
          <w:t>:</w:t>
        </w:r>
      </w:ins>
      <w:r>
        <w:rPr>
          <w:rFonts w:hint="eastAsia"/>
          <w:lang w:val="en-US" w:eastAsia="zh-CN"/>
        </w:rPr>
        <w:t>00-11</w:t>
      </w:r>
      <w:del w:id="231" w:author="lyz" w:date="2024-05-31T13:46:51Z">
        <w:r>
          <w:rPr>
            <w:rFonts w:hint="eastAsia"/>
            <w:lang w:val="en-US" w:eastAsia="zh-CN"/>
          </w:rPr>
          <w:delText>:</w:delText>
        </w:r>
      </w:del>
      <w:ins w:id="232" w:author="lyz" w:date="2024-05-31T13:53:42Z">
        <w:r>
          <w:rPr>
            <w:rFonts w:hint="eastAsia"/>
            <w:lang w:val="en-US" w:eastAsia="zh-CN"/>
          </w:rPr>
          <w:t>:</w:t>
        </w:r>
      </w:ins>
      <w:r>
        <w:rPr>
          <w:rFonts w:hint="eastAsia"/>
          <w:lang w:val="en-US" w:eastAsia="zh-CN"/>
        </w:rPr>
        <w:t>00、13</w:t>
      </w:r>
      <w:del w:id="233" w:author="lyz" w:date="2024-05-31T13:46:51Z">
        <w:r>
          <w:rPr>
            <w:rFonts w:hint="eastAsia"/>
            <w:lang w:val="en-US" w:eastAsia="zh-CN"/>
          </w:rPr>
          <w:delText>:</w:delText>
        </w:r>
      </w:del>
      <w:ins w:id="234" w:author="lyz" w:date="2024-05-31T13:53:42Z">
        <w:r>
          <w:rPr>
            <w:rFonts w:hint="eastAsia"/>
            <w:lang w:val="en-US" w:eastAsia="zh-CN"/>
          </w:rPr>
          <w:t>:</w:t>
        </w:r>
      </w:ins>
      <w:r>
        <w:rPr>
          <w:rFonts w:hint="eastAsia"/>
          <w:lang w:val="en-US" w:eastAsia="zh-CN"/>
        </w:rPr>
        <w:t>00-17</w:t>
      </w:r>
      <w:del w:id="235" w:author="lyz" w:date="2024-05-31T13:46:51Z">
        <w:r>
          <w:rPr>
            <w:rFonts w:hint="eastAsia"/>
            <w:lang w:val="en-US" w:eastAsia="zh-CN"/>
          </w:rPr>
          <w:delText>:</w:delText>
        </w:r>
      </w:del>
      <w:ins w:id="236" w:author="lyz" w:date="2024-05-31T13:53:42Z">
        <w:r>
          <w:rPr>
            <w:rFonts w:hint="eastAsia"/>
            <w:lang w:val="en-US" w:eastAsia="zh-CN"/>
          </w:rPr>
          <w:t>:</w:t>
        </w:r>
      </w:ins>
      <w:r>
        <w:rPr>
          <w:rFonts w:hint="eastAsia"/>
          <w:lang w:val="en-US" w:eastAsia="zh-CN"/>
        </w:rPr>
        <w:t>00，平段时段</w:t>
      </w:r>
      <w:del w:id="237" w:author="lyz" w:date="2024-05-31T13:46:51Z">
        <w:r>
          <w:rPr>
            <w:rFonts w:hint="eastAsia"/>
            <w:lang w:val="en-US" w:eastAsia="zh-CN"/>
          </w:rPr>
          <w:delText>:</w:delText>
        </w:r>
      </w:del>
      <w:ins w:id="238" w:author="lyz" w:date="2024-05-31T13:53:42Z">
        <w:r>
          <w:rPr>
            <w:rFonts w:hint="eastAsia"/>
            <w:lang w:val="en-US" w:eastAsia="zh-CN"/>
          </w:rPr>
          <w:t>:</w:t>
        </w:r>
      </w:ins>
      <w:r>
        <w:rPr>
          <w:rFonts w:hint="eastAsia"/>
          <w:lang w:val="en-US" w:eastAsia="zh-CN"/>
        </w:rPr>
        <w:t>17</w:t>
      </w:r>
      <w:del w:id="239" w:author="lyz" w:date="2024-05-31T13:46:51Z">
        <w:r>
          <w:rPr>
            <w:rFonts w:hint="eastAsia"/>
            <w:lang w:val="en-US" w:eastAsia="zh-CN"/>
          </w:rPr>
          <w:delText>:</w:delText>
        </w:r>
      </w:del>
      <w:ins w:id="240" w:author="lyz" w:date="2024-05-31T13:53:42Z">
        <w:r>
          <w:rPr>
            <w:rFonts w:hint="eastAsia"/>
            <w:lang w:val="en-US" w:eastAsia="zh-CN"/>
          </w:rPr>
          <w:t>:</w:t>
        </w:r>
      </w:ins>
      <w:r>
        <w:rPr>
          <w:rFonts w:hint="eastAsia"/>
          <w:lang w:val="en-US" w:eastAsia="zh-CN"/>
        </w:rPr>
        <w:t>00-24</w:t>
      </w:r>
      <w:del w:id="241" w:author="lyz" w:date="2024-05-31T13:46:51Z">
        <w:r>
          <w:rPr>
            <w:rFonts w:hint="eastAsia"/>
            <w:lang w:val="en-US" w:eastAsia="zh-CN"/>
          </w:rPr>
          <w:delText>:</w:delText>
        </w:r>
      </w:del>
      <w:ins w:id="242" w:author="lyz" w:date="2024-05-31T13:53:42Z">
        <w:r>
          <w:rPr>
            <w:rFonts w:hint="eastAsia"/>
            <w:lang w:val="en-US" w:eastAsia="zh-CN"/>
          </w:rPr>
          <w:t>:</w:t>
        </w:r>
      </w:ins>
      <w:r>
        <w:rPr>
          <w:rFonts w:hint="eastAsia"/>
          <w:lang w:val="en-US" w:eastAsia="zh-CN"/>
        </w:rPr>
        <w:t>00，低谷时段</w:t>
      </w:r>
      <w:del w:id="243" w:author="lyz" w:date="2024-05-31T13:56:25Z">
        <w:r>
          <w:rPr>
            <w:rFonts w:hint="eastAsia"/>
            <w:lang w:val="en-US" w:eastAsia="zh-CN"/>
          </w:rPr>
          <w:delText>:</w:delText>
        </w:r>
      </w:del>
      <w:ins w:id="244" w:author="lyz" w:date="2024-05-31T13:56:25Z">
        <w:r>
          <w:rPr>
            <w:rFonts w:hint="eastAsia"/>
            <w:lang w:val="en-US" w:eastAsia="zh-CN"/>
          </w:rPr>
          <w:t>：</w:t>
        </w:r>
      </w:ins>
      <w:r>
        <w:rPr>
          <w:rFonts w:hint="eastAsia"/>
          <w:lang w:val="en-US" w:eastAsia="zh-CN"/>
        </w:rPr>
        <w:t>0</w:t>
      </w:r>
      <w:del w:id="245" w:author="lyz" w:date="2024-05-31T13:46:51Z">
        <w:r>
          <w:rPr>
            <w:rFonts w:hint="eastAsia"/>
            <w:lang w:val="en-US" w:eastAsia="zh-CN"/>
          </w:rPr>
          <w:delText>:</w:delText>
        </w:r>
      </w:del>
      <w:ins w:id="246" w:author="lyz" w:date="2024-05-31T13:53:42Z">
        <w:r>
          <w:rPr>
            <w:rFonts w:hint="eastAsia"/>
            <w:lang w:val="en-US" w:eastAsia="zh-CN"/>
          </w:rPr>
          <w:t>:</w:t>
        </w:r>
      </w:ins>
      <w:r>
        <w:rPr>
          <w:rFonts w:hint="eastAsia"/>
          <w:lang w:val="en-US" w:eastAsia="zh-CN"/>
        </w:rPr>
        <w:t>00-8</w:t>
      </w:r>
      <w:del w:id="247" w:author="lyz" w:date="2024-05-31T13:46:51Z">
        <w:r>
          <w:rPr>
            <w:rFonts w:hint="eastAsia"/>
            <w:lang w:val="en-US" w:eastAsia="zh-CN"/>
          </w:rPr>
          <w:delText>:</w:delText>
        </w:r>
      </w:del>
      <w:ins w:id="248" w:author="lyz" w:date="2024-05-31T13:53:42Z">
        <w:r>
          <w:rPr>
            <w:rFonts w:hint="eastAsia"/>
            <w:lang w:val="en-US" w:eastAsia="zh-CN"/>
          </w:rPr>
          <w:t>:</w:t>
        </w:r>
      </w:ins>
      <w:r>
        <w:rPr>
          <w:rFonts w:hint="eastAsia"/>
          <w:lang w:val="en-US" w:eastAsia="zh-CN"/>
        </w:rPr>
        <w:t>00、11</w:t>
      </w:r>
      <w:del w:id="249" w:author="lyz" w:date="2024-05-31T13:46:51Z">
        <w:r>
          <w:rPr>
            <w:rFonts w:hint="eastAsia"/>
            <w:lang w:val="en-US" w:eastAsia="zh-CN"/>
          </w:rPr>
          <w:delText>:</w:delText>
        </w:r>
      </w:del>
      <w:ins w:id="250" w:author="lyz" w:date="2024-05-31T13:53:42Z">
        <w:r>
          <w:rPr>
            <w:rFonts w:hint="eastAsia"/>
            <w:lang w:val="en-US" w:eastAsia="zh-CN"/>
          </w:rPr>
          <w:t>:</w:t>
        </w:r>
      </w:ins>
      <w:r>
        <w:rPr>
          <w:rFonts w:hint="eastAsia"/>
          <w:lang w:val="en-US" w:eastAsia="zh-CN"/>
        </w:rPr>
        <w:t>00-13</w:t>
      </w:r>
      <w:del w:id="251" w:author="lyz" w:date="2024-05-31T13:46:51Z">
        <w:r>
          <w:rPr>
            <w:rFonts w:hint="eastAsia"/>
            <w:lang w:val="en-US" w:eastAsia="zh-CN"/>
          </w:rPr>
          <w:delText>:</w:delText>
        </w:r>
      </w:del>
      <w:ins w:id="252" w:author="lyz" w:date="2024-05-31T13:53:42Z">
        <w:r>
          <w:rPr>
            <w:rFonts w:hint="eastAsia"/>
            <w:lang w:val="en-US" w:eastAsia="zh-CN"/>
          </w:rPr>
          <w:t>:</w:t>
        </w:r>
      </w:ins>
      <w:r>
        <w:rPr>
          <w:rFonts w:hint="eastAsia"/>
          <w:lang w:val="en-US" w:eastAsia="zh-CN"/>
        </w:rPr>
        <w:t>00</w:t>
      </w:r>
      <w:del w:id="253" w:author="lyz" w:date="2024-05-31T13:55:26Z">
        <w:r>
          <w:rPr>
            <w:rFonts w:hint="eastAsia"/>
            <w:lang w:val="en-US" w:eastAsia="zh-CN"/>
          </w:rPr>
          <w:delText>;</w:delText>
        </w:r>
      </w:del>
      <w:ins w:id="254" w:author="lyz" w:date="2024-05-31T13:55:26Z">
        <w:r>
          <w:rPr>
            <w:rFonts w:hint="eastAsia"/>
            <w:lang w:val="en-US" w:eastAsia="zh-CN"/>
          </w:rPr>
          <w:t>；</w:t>
        </w:r>
      </w:ins>
      <w:r>
        <w:rPr>
          <w:rFonts w:hint="eastAsia"/>
          <w:lang w:val="en-US" w:eastAsia="zh-CN"/>
        </w:rPr>
        <w:t>夏冬季</w:t>
      </w:r>
      <w:del w:id="255" w:author="lyz" w:date="2024-05-31T13:45:05Z">
        <w:r>
          <w:rPr>
            <w:rFonts w:hint="eastAsia"/>
            <w:lang w:val="en-US" w:eastAsia="zh-CN"/>
          </w:rPr>
          <w:delText>(</w:delText>
        </w:r>
      </w:del>
      <w:ins w:id="256" w:author="lyz" w:date="2024-05-31T13:45:05Z">
        <w:r>
          <w:rPr>
            <w:rFonts w:hint="eastAsia"/>
            <w:lang w:val="en-US" w:eastAsia="zh-CN"/>
          </w:rPr>
          <w:t>（</w:t>
        </w:r>
      </w:ins>
      <w:r>
        <w:rPr>
          <w:rFonts w:hint="eastAsia"/>
          <w:lang w:val="en-US" w:eastAsia="zh-CN"/>
        </w:rPr>
        <w:t>1月、7月、8月、12月</w:t>
      </w:r>
      <w:del w:id="257" w:author="lyz" w:date="2024-05-31T13:45:22Z">
        <w:r>
          <w:rPr>
            <w:rFonts w:hint="eastAsia"/>
            <w:lang w:val="en-US" w:eastAsia="zh-CN"/>
          </w:rPr>
          <w:delText>)</w:delText>
        </w:r>
      </w:del>
      <w:ins w:id="258" w:author="lyz" w:date="2024-05-31T13:45:22Z">
        <w:r>
          <w:rPr>
            <w:rFonts w:hint="eastAsia"/>
            <w:lang w:val="en-US" w:eastAsia="zh-CN"/>
          </w:rPr>
          <w:t>）</w:t>
        </w:r>
      </w:ins>
      <w:del w:id="259" w:author="lyz" w:date="2024-05-31T13:56:30Z">
        <w:r>
          <w:rPr>
            <w:rFonts w:hint="eastAsia"/>
            <w:lang w:val="en-US" w:eastAsia="zh-CN"/>
          </w:rPr>
          <w:delText>:</w:delText>
        </w:r>
      </w:del>
      <w:ins w:id="260" w:author="lyz" w:date="2024-05-31T13:56:30Z">
        <w:r>
          <w:rPr>
            <w:rFonts w:hint="eastAsia"/>
            <w:lang w:val="en-US" w:eastAsia="zh-CN"/>
          </w:rPr>
          <w:t>：</w:t>
        </w:r>
      </w:ins>
      <w:r>
        <w:rPr>
          <w:rFonts w:hint="eastAsia"/>
          <w:lang w:val="en-US" w:eastAsia="zh-CN"/>
        </w:rPr>
        <w:t>尖峰时段</w:t>
      </w:r>
      <w:del w:id="261" w:author="lyz" w:date="2024-05-31T13:56:34Z">
        <w:r>
          <w:rPr>
            <w:rFonts w:hint="eastAsia"/>
            <w:lang w:val="en-US" w:eastAsia="zh-CN"/>
          </w:rPr>
          <w:delText>:</w:delText>
        </w:r>
      </w:del>
      <w:ins w:id="262" w:author="lyz" w:date="2024-05-31T13:56:34Z">
        <w:r>
          <w:rPr>
            <w:rFonts w:hint="eastAsia"/>
            <w:lang w:val="en-US" w:eastAsia="zh-CN"/>
          </w:rPr>
          <w:t>：</w:t>
        </w:r>
      </w:ins>
      <w:r>
        <w:rPr>
          <w:rFonts w:hint="eastAsia"/>
          <w:lang w:val="en-US" w:eastAsia="zh-CN"/>
        </w:rPr>
        <w:t>9</w:t>
      </w:r>
      <w:del w:id="263" w:author="lyz" w:date="2024-05-31T13:46:51Z">
        <w:r>
          <w:rPr>
            <w:rFonts w:hint="eastAsia"/>
            <w:lang w:val="en-US" w:eastAsia="zh-CN"/>
          </w:rPr>
          <w:delText>:</w:delText>
        </w:r>
      </w:del>
      <w:ins w:id="264" w:author="lyz" w:date="2024-05-31T13:53:42Z">
        <w:r>
          <w:rPr>
            <w:rFonts w:hint="eastAsia"/>
            <w:lang w:val="en-US" w:eastAsia="zh-CN"/>
          </w:rPr>
          <w:t>:</w:t>
        </w:r>
      </w:ins>
      <w:r>
        <w:rPr>
          <w:rFonts w:hint="eastAsia"/>
          <w:lang w:val="en-US" w:eastAsia="zh-CN"/>
        </w:rPr>
        <w:t>00-11</w:t>
      </w:r>
      <w:del w:id="265" w:author="lyz" w:date="2024-05-31T13:46:51Z">
        <w:r>
          <w:rPr>
            <w:rFonts w:hint="eastAsia"/>
            <w:lang w:val="en-US" w:eastAsia="zh-CN"/>
          </w:rPr>
          <w:delText>:</w:delText>
        </w:r>
      </w:del>
      <w:ins w:id="266" w:author="lyz" w:date="2024-05-31T13:53:42Z">
        <w:r>
          <w:rPr>
            <w:rFonts w:hint="eastAsia"/>
            <w:lang w:val="en-US" w:eastAsia="zh-CN"/>
          </w:rPr>
          <w:t>:</w:t>
        </w:r>
      </w:ins>
      <w:r>
        <w:rPr>
          <w:rFonts w:hint="eastAsia"/>
          <w:lang w:val="en-US" w:eastAsia="zh-CN"/>
        </w:rPr>
        <w:t>00、15</w:t>
      </w:r>
      <w:del w:id="267" w:author="lyz" w:date="2024-05-31T13:46:51Z">
        <w:r>
          <w:rPr>
            <w:rFonts w:hint="eastAsia"/>
            <w:lang w:val="en-US" w:eastAsia="zh-CN"/>
          </w:rPr>
          <w:delText>:</w:delText>
        </w:r>
      </w:del>
      <w:ins w:id="268" w:author="lyz" w:date="2024-05-31T13:53:42Z">
        <w:r>
          <w:rPr>
            <w:rFonts w:hint="eastAsia"/>
            <w:lang w:val="en-US" w:eastAsia="zh-CN"/>
          </w:rPr>
          <w:t>:</w:t>
        </w:r>
      </w:ins>
      <w:r>
        <w:rPr>
          <w:rFonts w:hint="eastAsia"/>
          <w:lang w:val="en-US" w:eastAsia="zh-CN"/>
        </w:rPr>
        <w:t>00-17</w:t>
      </w:r>
      <w:del w:id="269" w:author="lyz" w:date="2024-05-31T13:46:51Z">
        <w:r>
          <w:rPr>
            <w:rFonts w:hint="eastAsia"/>
            <w:lang w:val="en-US" w:eastAsia="zh-CN"/>
          </w:rPr>
          <w:delText>:</w:delText>
        </w:r>
      </w:del>
      <w:ins w:id="270" w:author="lyz" w:date="2024-05-31T13:53:42Z">
        <w:r>
          <w:rPr>
            <w:rFonts w:hint="eastAsia"/>
            <w:lang w:val="en-US" w:eastAsia="zh-CN"/>
          </w:rPr>
          <w:t>:</w:t>
        </w:r>
      </w:ins>
      <w:r>
        <w:rPr>
          <w:rFonts w:hint="eastAsia"/>
          <w:lang w:val="en-US" w:eastAsia="zh-CN"/>
        </w:rPr>
        <w:t>00，高峰时段</w:t>
      </w:r>
      <w:del w:id="271" w:author="lyz" w:date="2024-05-31T13:46:51Z">
        <w:r>
          <w:rPr>
            <w:rFonts w:hint="eastAsia"/>
            <w:lang w:val="en-US" w:eastAsia="zh-CN"/>
          </w:rPr>
          <w:delText>:</w:delText>
        </w:r>
      </w:del>
      <w:ins w:id="272" w:author="lyz" w:date="2024-05-31T13:53:42Z">
        <w:r>
          <w:rPr>
            <w:rFonts w:hint="eastAsia"/>
            <w:lang w:val="en-US" w:eastAsia="zh-CN"/>
          </w:rPr>
          <w:t>:</w:t>
        </w:r>
      </w:ins>
      <w:r>
        <w:rPr>
          <w:rFonts w:hint="eastAsia"/>
          <w:lang w:val="en-US" w:eastAsia="zh-CN"/>
        </w:rPr>
        <w:t>8</w:t>
      </w:r>
      <w:del w:id="273" w:author="lyz" w:date="2024-05-31T13:46:51Z">
        <w:r>
          <w:rPr>
            <w:rFonts w:hint="eastAsia"/>
            <w:lang w:val="en-US" w:eastAsia="zh-CN"/>
          </w:rPr>
          <w:delText>:</w:delText>
        </w:r>
      </w:del>
      <w:ins w:id="274" w:author="lyz" w:date="2024-05-31T13:53:42Z">
        <w:r>
          <w:rPr>
            <w:rFonts w:hint="eastAsia"/>
            <w:lang w:val="en-US" w:eastAsia="zh-CN"/>
          </w:rPr>
          <w:t>:</w:t>
        </w:r>
      </w:ins>
      <w:r>
        <w:rPr>
          <w:rFonts w:hint="eastAsia"/>
          <w:lang w:val="en-US" w:eastAsia="zh-CN"/>
        </w:rPr>
        <w:t>00-9</w:t>
      </w:r>
      <w:del w:id="275" w:author="lyz" w:date="2024-05-31T13:46:51Z">
        <w:r>
          <w:rPr>
            <w:rFonts w:hint="eastAsia"/>
            <w:lang w:val="en-US" w:eastAsia="zh-CN"/>
          </w:rPr>
          <w:delText>:</w:delText>
        </w:r>
      </w:del>
      <w:ins w:id="276" w:author="lyz" w:date="2024-05-31T13:53:42Z">
        <w:r>
          <w:rPr>
            <w:rFonts w:hint="eastAsia"/>
            <w:lang w:val="en-US" w:eastAsia="zh-CN"/>
          </w:rPr>
          <w:t>:</w:t>
        </w:r>
      </w:ins>
      <w:r>
        <w:rPr>
          <w:rFonts w:hint="eastAsia"/>
          <w:lang w:val="en-US" w:eastAsia="zh-CN"/>
        </w:rPr>
        <w:t>00、17</w:t>
      </w:r>
      <w:del w:id="277" w:author="lyz" w:date="2024-05-31T13:46:51Z">
        <w:r>
          <w:rPr>
            <w:rFonts w:hint="eastAsia"/>
            <w:lang w:val="en-US" w:eastAsia="zh-CN"/>
          </w:rPr>
          <w:delText>:</w:delText>
        </w:r>
      </w:del>
      <w:ins w:id="278" w:author="lyz" w:date="2024-05-31T13:53:42Z">
        <w:r>
          <w:rPr>
            <w:rFonts w:hint="eastAsia"/>
            <w:lang w:val="en-US" w:eastAsia="zh-CN"/>
          </w:rPr>
          <w:t>:</w:t>
        </w:r>
      </w:ins>
      <w:r>
        <w:rPr>
          <w:rFonts w:hint="eastAsia"/>
          <w:lang w:val="en-US" w:eastAsia="zh-CN"/>
        </w:rPr>
        <w:t>00-23</w:t>
      </w:r>
      <w:del w:id="279" w:author="lyz" w:date="2024-05-31T13:46:51Z">
        <w:r>
          <w:rPr>
            <w:rFonts w:hint="eastAsia"/>
            <w:lang w:val="en-US" w:eastAsia="zh-CN"/>
          </w:rPr>
          <w:delText>:</w:delText>
        </w:r>
      </w:del>
      <w:ins w:id="280" w:author="lyz" w:date="2024-05-31T13:53:42Z">
        <w:r>
          <w:rPr>
            <w:rFonts w:hint="eastAsia"/>
            <w:lang w:val="en-US" w:eastAsia="zh-CN"/>
          </w:rPr>
          <w:t>:</w:t>
        </w:r>
      </w:ins>
      <w:r>
        <w:rPr>
          <w:rFonts w:hint="eastAsia"/>
          <w:lang w:val="en-US" w:eastAsia="zh-CN"/>
        </w:rPr>
        <w:t>00，平段时段</w:t>
      </w:r>
      <w:del w:id="281" w:author="lyz" w:date="2024-05-31T13:56:40Z">
        <w:r>
          <w:rPr>
            <w:rFonts w:hint="eastAsia"/>
            <w:lang w:val="en-US" w:eastAsia="zh-CN"/>
          </w:rPr>
          <w:delText>:</w:delText>
        </w:r>
      </w:del>
      <w:ins w:id="282" w:author="lyz" w:date="2024-05-31T13:56:40Z">
        <w:r>
          <w:rPr>
            <w:rFonts w:hint="eastAsia"/>
            <w:lang w:val="en-US" w:eastAsia="zh-CN"/>
          </w:rPr>
          <w:t>：</w:t>
        </w:r>
      </w:ins>
      <w:r>
        <w:rPr>
          <w:rFonts w:hint="eastAsia"/>
          <w:lang w:val="en-US" w:eastAsia="zh-CN"/>
        </w:rPr>
        <w:t>13</w:t>
      </w:r>
      <w:del w:id="283" w:author="lyz" w:date="2024-05-31T13:46:51Z">
        <w:r>
          <w:rPr>
            <w:rFonts w:hint="eastAsia"/>
            <w:lang w:val="en-US" w:eastAsia="zh-CN"/>
          </w:rPr>
          <w:delText>:</w:delText>
        </w:r>
      </w:del>
      <w:ins w:id="284" w:author="lyz" w:date="2024-05-31T13:53:42Z">
        <w:r>
          <w:rPr>
            <w:rFonts w:hint="eastAsia"/>
            <w:lang w:val="en-US" w:eastAsia="zh-CN"/>
          </w:rPr>
          <w:t>:</w:t>
        </w:r>
      </w:ins>
      <w:r>
        <w:rPr>
          <w:rFonts w:hint="eastAsia"/>
          <w:lang w:val="en-US" w:eastAsia="zh-CN"/>
        </w:rPr>
        <w:t>00-15</w:t>
      </w:r>
      <w:del w:id="285" w:author="lyz" w:date="2024-05-31T13:46:51Z">
        <w:r>
          <w:rPr>
            <w:rFonts w:hint="eastAsia"/>
            <w:lang w:val="en-US" w:eastAsia="zh-CN"/>
          </w:rPr>
          <w:delText>:</w:delText>
        </w:r>
      </w:del>
      <w:ins w:id="286" w:author="lyz" w:date="2024-05-31T13:53:42Z">
        <w:r>
          <w:rPr>
            <w:rFonts w:hint="eastAsia"/>
            <w:lang w:val="en-US" w:eastAsia="zh-CN"/>
          </w:rPr>
          <w:t>:</w:t>
        </w:r>
      </w:ins>
      <w:r>
        <w:rPr>
          <w:rFonts w:hint="eastAsia"/>
          <w:lang w:val="en-US" w:eastAsia="zh-CN"/>
        </w:rPr>
        <w:t>00、23</w:t>
      </w:r>
      <w:del w:id="287" w:author="lyz" w:date="2024-05-31T13:46:51Z">
        <w:r>
          <w:rPr>
            <w:rFonts w:hint="eastAsia"/>
            <w:lang w:val="en-US" w:eastAsia="zh-CN"/>
          </w:rPr>
          <w:delText>:</w:delText>
        </w:r>
      </w:del>
      <w:ins w:id="288" w:author="lyz" w:date="2024-05-31T13:53:42Z">
        <w:r>
          <w:rPr>
            <w:rFonts w:hint="eastAsia"/>
            <w:lang w:val="en-US" w:eastAsia="zh-CN"/>
          </w:rPr>
          <w:t>:</w:t>
        </w:r>
      </w:ins>
      <w:r>
        <w:rPr>
          <w:rFonts w:hint="eastAsia"/>
          <w:lang w:val="en-US" w:eastAsia="zh-CN"/>
        </w:rPr>
        <w:t>00-24</w:t>
      </w:r>
      <w:del w:id="289" w:author="lyz" w:date="2024-05-31T13:46:51Z">
        <w:r>
          <w:rPr>
            <w:rFonts w:hint="eastAsia"/>
            <w:lang w:val="en-US" w:eastAsia="zh-CN"/>
          </w:rPr>
          <w:delText>:</w:delText>
        </w:r>
      </w:del>
      <w:ins w:id="290" w:author="lyz" w:date="2024-05-31T13:53:42Z">
        <w:r>
          <w:rPr>
            <w:rFonts w:hint="eastAsia"/>
            <w:lang w:val="en-US" w:eastAsia="zh-CN"/>
          </w:rPr>
          <w:t>:</w:t>
        </w:r>
      </w:ins>
      <w:r>
        <w:rPr>
          <w:rFonts w:hint="eastAsia"/>
          <w:lang w:val="en-US" w:eastAsia="zh-CN"/>
        </w:rPr>
        <w:t>00，低谷时段</w:t>
      </w:r>
      <w:del w:id="291" w:author="lyz" w:date="2024-05-31T13:46:51Z">
        <w:r>
          <w:rPr>
            <w:rFonts w:hint="eastAsia"/>
            <w:lang w:val="en-US" w:eastAsia="zh-CN"/>
          </w:rPr>
          <w:delText>:</w:delText>
        </w:r>
      </w:del>
      <w:ins w:id="292" w:author="lyz" w:date="2024-05-31T13:53:42Z">
        <w:r>
          <w:rPr>
            <w:rFonts w:hint="eastAsia"/>
            <w:lang w:val="en-US" w:eastAsia="zh-CN"/>
          </w:rPr>
          <w:t>:</w:t>
        </w:r>
      </w:ins>
      <w:r>
        <w:rPr>
          <w:rFonts w:hint="eastAsia"/>
          <w:lang w:val="en-US" w:eastAsia="zh-CN"/>
        </w:rPr>
        <w:t>0</w:t>
      </w:r>
      <w:del w:id="293" w:author="lyz" w:date="2024-05-31T13:46:51Z">
        <w:r>
          <w:rPr>
            <w:rFonts w:hint="eastAsia"/>
            <w:lang w:val="en-US" w:eastAsia="zh-CN"/>
          </w:rPr>
          <w:delText>:</w:delText>
        </w:r>
      </w:del>
      <w:ins w:id="294" w:author="lyz" w:date="2024-05-31T13:53:42Z">
        <w:r>
          <w:rPr>
            <w:rFonts w:hint="eastAsia"/>
            <w:lang w:val="en-US" w:eastAsia="zh-CN"/>
          </w:rPr>
          <w:t>:</w:t>
        </w:r>
      </w:ins>
      <w:r>
        <w:rPr>
          <w:rFonts w:hint="eastAsia"/>
          <w:lang w:val="en-US" w:eastAsia="zh-CN"/>
        </w:rPr>
        <w:t>00-8</w:t>
      </w:r>
      <w:del w:id="295" w:author="lyz" w:date="2024-05-31T13:46:51Z">
        <w:r>
          <w:rPr>
            <w:rFonts w:hint="eastAsia"/>
            <w:lang w:val="en-US" w:eastAsia="zh-CN"/>
          </w:rPr>
          <w:delText>:</w:delText>
        </w:r>
      </w:del>
      <w:ins w:id="296" w:author="lyz" w:date="2024-05-31T13:53:42Z">
        <w:r>
          <w:rPr>
            <w:rFonts w:hint="eastAsia"/>
            <w:lang w:val="en-US" w:eastAsia="zh-CN"/>
          </w:rPr>
          <w:t>:</w:t>
        </w:r>
      </w:ins>
      <w:r>
        <w:rPr>
          <w:rFonts w:hint="eastAsia"/>
          <w:lang w:val="en-US" w:eastAsia="zh-CN"/>
        </w:rPr>
        <w:t>00、11</w:t>
      </w:r>
      <w:del w:id="297" w:author="lyz" w:date="2024-05-31T13:46:51Z">
        <w:r>
          <w:rPr>
            <w:rFonts w:hint="eastAsia"/>
            <w:lang w:val="en-US" w:eastAsia="zh-CN"/>
          </w:rPr>
          <w:delText>:</w:delText>
        </w:r>
      </w:del>
      <w:ins w:id="298" w:author="lyz" w:date="2024-05-31T13:53:42Z">
        <w:r>
          <w:rPr>
            <w:rFonts w:hint="eastAsia"/>
            <w:lang w:val="en-US" w:eastAsia="zh-CN"/>
          </w:rPr>
          <w:t>:</w:t>
        </w:r>
      </w:ins>
      <w:r>
        <w:rPr>
          <w:rFonts w:hint="eastAsia"/>
          <w:lang w:val="en-US" w:eastAsia="zh-CN"/>
        </w:rPr>
        <w:t>00-13</w:t>
      </w:r>
      <w:del w:id="299" w:author="lyz" w:date="2024-05-31T13:46:51Z">
        <w:r>
          <w:rPr>
            <w:rFonts w:hint="eastAsia"/>
            <w:lang w:val="en-US" w:eastAsia="zh-CN"/>
          </w:rPr>
          <w:delText>:</w:delText>
        </w:r>
      </w:del>
      <w:ins w:id="300" w:author="lyz" w:date="2024-05-31T13:53:42Z">
        <w:r>
          <w:rPr>
            <w:rFonts w:hint="eastAsia"/>
            <w:lang w:val="en-US" w:eastAsia="zh-CN"/>
          </w:rPr>
          <w:t>:</w:t>
        </w:r>
      </w:ins>
      <w:r>
        <w:rPr>
          <w:rFonts w:hint="eastAsia"/>
          <w:lang w:val="en-US" w:eastAsia="zh-CN"/>
        </w:rPr>
        <w:t>00</w:t>
      </w:r>
      <w:del w:id="301" w:author="lyz" w:date="2024-05-31T13:55:26Z">
        <w:r>
          <w:rPr>
            <w:rFonts w:hint="eastAsia"/>
            <w:lang w:val="en-US" w:eastAsia="zh-CN"/>
          </w:rPr>
          <w:delText>;</w:delText>
        </w:r>
      </w:del>
      <w:ins w:id="302" w:author="lyz" w:date="2024-05-31T13:55:26Z">
        <w:r>
          <w:rPr>
            <w:rFonts w:hint="eastAsia"/>
            <w:lang w:val="en-US" w:eastAsia="zh-CN"/>
          </w:rPr>
          <w:t>；</w:t>
        </w:r>
      </w:ins>
      <w:r>
        <w:rPr>
          <w:rFonts w:hint="eastAsia"/>
          <w:lang w:val="en-US" w:eastAsia="zh-CN"/>
        </w:rPr>
        <w:t>深谷时段</w:t>
      </w:r>
      <w:del w:id="303" w:author="lyz" w:date="2024-05-31T13:56:46Z">
        <w:r>
          <w:rPr>
            <w:rFonts w:hint="eastAsia"/>
            <w:lang w:val="en-US" w:eastAsia="zh-CN"/>
          </w:rPr>
          <w:delText>:</w:delText>
        </w:r>
      </w:del>
      <w:ins w:id="304" w:author="lyz" w:date="2024-05-31T13:56:46Z">
        <w:r>
          <w:rPr>
            <w:rFonts w:hint="eastAsia"/>
            <w:lang w:val="en-US" w:eastAsia="zh-CN"/>
          </w:rPr>
          <w:t>：</w:t>
        </w:r>
      </w:ins>
      <w:r>
        <w:rPr>
          <w:rFonts w:hint="eastAsia"/>
          <w:lang w:val="en-US" w:eastAsia="zh-CN"/>
        </w:rPr>
        <w:t>春节、劳动节、国庆节的10</w:t>
      </w:r>
      <w:del w:id="305" w:author="lyz" w:date="2024-05-31T13:46:51Z">
        <w:r>
          <w:rPr>
            <w:rFonts w:hint="eastAsia"/>
            <w:lang w:val="en-US" w:eastAsia="zh-CN"/>
          </w:rPr>
          <w:delText>:</w:delText>
        </w:r>
      </w:del>
      <w:ins w:id="306" w:author="lyz" w:date="2024-05-31T13:53:42Z">
        <w:r>
          <w:rPr>
            <w:rFonts w:hint="eastAsia"/>
            <w:lang w:val="en-US" w:eastAsia="zh-CN"/>
          </w:rPr>
          <w:t>:</w:t>
        </w:r>
      </w:ins>
      <w:r>
        <w:rPr>
          <w:rFonts w:hint="eastAsia"/>
          <w:lang w:val="en-US" w:eastAsia="zh-CN"/>
        </w:rPr>
        <w:t>00-14</w:t>
      </w:r>
      <w:del w:id="307" w:author="lyz" w:date="2024-05-31T13:46:51Z">
        <w:r>
          <w:rPr>
            <w:rFonts w:hint="eastAsia"/>
            <w:lang w:val="en-US" w:eastAsia="zh-CN"/>
          </w:rPr>
          <w:delText>:</w:delText>
        </w:r>
      </w:del>
      <w:ins w:id="308" w:author="lyz" w:date="2024-05-31T13:53:42Z">
        <w:r>
          <w:rPr>
            <w:rFonts w:hint="eastAsia"/>
            <w:lang w:val="en-US" w:eastAsia="zh-CN"/>
          </w:rPr>
          <w:t>:</w:t>
        </w:r>
      </w:ins>
      <w:r>
        <w:rPr>
          <w:rFonts w:hint="eastAsia"/>
          <w:lang w:val="en-US" w:eastAsia="zh-CN"/>
        </w:rPr>
        <w:t>00，劳动节也称五一，国庆节也称十一。</w:t>
      </w:r>
      <w:ins w:id="309" w:author="84622" w:date="2024-05-28T23:28:14Z">
        <w:r>
          <w:rPr>
            <w:rFonts w:hint="eastAsia"/>
            <w:lang w:val="en-US" w:eastAsia="zh-CN"/>
          </w:rPr>
          <w:t>202</w:t>
        </w:r>
      </w:ins>
      <w:ins w:id="310" w:author="84622" w:date="2024-05-28T23:28:15Z">
        <w:r>
          <w:rPr>
            <w:rFonts w:hint="eastAsia"/>
            <w:lang w:val="en-US" w:eastAsia="zh-CN"/>
          </w:rPr>
          <w:t>4</w:t>
        </w:r>
      </w:ins>
      <w:ins w:id="311" w:author="84622" w:date="2024-05-28T23:28:16Z">
        <w:r>
          <w:rPr>
            <w:rFonts w:hint="eastAsia"/>
            <w:lang w:val="en-US" w:eastAsia="zh-CN"/>
          </w:rPr>
          <w:t>年</w:t>
        </w:r>
      </w:ins>
      <w:ins w:id="312" w:author="84622" w:date="2024-05-28T23:28:17Z">
        <w:r>
          <w:rPr>
            <w:rFonts w:hint="eastAsia"/>
            <w:lang w:val="en-US" w:eastAsia="zh-CN"/>
          </w:rPr>
          <w:t>6</w:t>
        </w:r>
      </w:ins>
      <w:ins w:id="313" w:author="84622" w:date="2024-05-28T23:28:18Z">
        <w:r>
          <w:rPr>
            <w:rFonts w:hint="eastAsia"/>
            <w:lang w:val="en-US" w:eastAsia="zh-CN"/>
          </w:rPr>
          <w:t>月1</w:t>
        </w:r>
      </w:ins>
      <w:ins w:id="314" w:author="84622" w:date="2024-05-28T23:28:21Z">
        <w:r>
          <w:rPr>
            <w:rFonts w:hint="eastAsia"/>
            <w:lang w:val="en-US" w:eastAsia="zh-CN"/>
          </w:rPr>
          <w:t>起，</w:t>
        </w:r>
      </w:ins>
      <w:ins w:id="315" w:author="84622" w:date="2024-05-28T23:28:29Z">
        <w:r>
          <w:rPr>
            <w:rFonts w:hint="eastAsia"/>
            <w:lang w:val="en-US" w:eastAsia="zh-CN"/>
          </w:rPr>
          <w:t>高压一般工商业</w:t>
        </w:r>
      </w:ins>
      <w:ins w:id="316" w:author="84622" w:date="2024-05-28T23:28:46Z">
        <w:r>
          <w:rPr>
            <w:rFonts w:hint="eastAsia"/>
            <w:lang w:val="en-US" w:eastAsia="zh-CN"/>
          </w:rPr>
          <w:t>电价</w:t>
        </w:r>
      </w:ins>
      <w:ins w:id="317" w:author="84622" w:date="2024-05-28T23:28:47Z">
        <w:r>
          <w:rPr>
            <w:rFonts w:hint="eastAsia"/>
            <w:lang w:val="en-US" w:eastAsia="zh-CN"/>
          </w:rPr>
          <w:t>分时</w:t>
        </w:r>
      </w:ins>
      <w:ins w:id="318" w:author="84622" w:date="2024-05-28T23:28:48Z">
        <w:r>
          <w:rPr>
            <w:rFonts w:hint="eastAsia"/>
            <w:lang w:val="en-US" w:eastAsia="zh-CN"/>
          </w:rPr>
          <w:t>时段</w:t>
        </w:r>
      </w:ins>
      <w:ins w:id="319" w:author="84622" w:date="2024-05-28T23:28:49Z">
        <w:r>
          <w:rPr>
            <w:rFonts w:hint="eastAsia"/>
            <w:lang w:val="en-US" w:eastAsia="zh-CN"/>
          </w:rPr>
          <w:t>与</w:t>
        </w:r>
      </w:ins>
      <w:ins w:id="320" w:author="84622" w:date="2024-05-28T23:28:51Z">
        <w:r>
          <w:rPr>
            <w:rFonts w:hint="eastAsia"/>
            <w:lang w:val="en-US" w:eastAsia="zh-CN"/>
          </w:rPr>
          <w:t>大工业</w:t>
        </w:r>
      </w:ins>
      <w:ins w:id="321" w:author="84622" w:date="2024-05-28T23:28:55Z">
        <w:r>
          <w:rPr>
            <w:rFonts w:hint="eastAsia"/>
            <w:lang w:val="en-US" w:eastAsia="zh-CN"/>
          </w:rPr>
          <w:t>电价</w:t>
        </w:r>
      </w:ins>
      <w:ins w:id="322" w:author="84622" w:date="2024-05-28T23:28:57Z">
        <w:r>
          <w:rPr>
            <w:rFonts w:hint="eastAsia"/>
            <w:lang w:val="en-US" w:eastAsia="zh-CN"/>
          </w:rPr>
          <w:t>分时</w:t>
        </w:r>
      </w:ins>
      <w:ins w:id="323" w:author="84622" w:date="2024-05-28T23:28:59Z">
        <w:r>
          <w:rPr>
            <w:rFonts w:hint="eastAsia"/>
            <w:lang w:val="en-US" w:eastAsia="zh-CN"/>
          </w:rPr>
          <w:t>时段</w:t>
        </w:r>
      </w:ins>
      <w:ins w:id="324" w:author="84622" w:date="2024-05-28T23:29:00Z">
        <w:r>
          <w:rPr>
            <w:rFonts w:hint="eastAsia"/>
            <w:lang w:val="en-US" w:eastAsia="zh-CN"/>
          </w:rPr>
          <w:t>一致。</w:t>
        </w:r>
      </w:ins>
    </w:p>
    <w:p w14:paraId="16A0CF46">
      <w:pPr>
        <w:pStyle w:val="2"/>
        <w:jc w:val="both"/>
        <w:rPr>
          <w:rFonts w:hint="eastAsia"/>
          <w:lang w:val="en-US" w:eastAsia="zh-CN"/>
        </w:rPr>
        <w:pPrChange w:id="325" w:author="84622" w:date="2024-05-31T21:55:32Z">
          <w:pPr>
            <w:pStyle w:val="2"/>
          </w:pPr>
        </w:pPrChange>
      </w:pPr>
      <w:ins w:id="326" w:author="84622" w:date="2024-05-31T21:55:39Z">
        <w:r>
          <w:rPr>
            <w:rFonts w:hint="eastAsia"/>
            <w:lang w:val="en-US" w:eastAsia="zh-CN"/>
          </w:rPr>
          <w:t>3.4.1.</w:t>
        </w:r>
      </w:ins>
      <w:ins w:id="327" w:author="84622" w:date="2024-05-31T21:55:41Z">
        <w:r>
          <w:rPr>
            <w:rFonts w:hint="eastAsia"/>
            <w:lang w:val="en-US" w:eastAsia="zh-CN"/>
          </w:rPr>
          <w:t>2</w:t>
        </w:r>
      </w:ins>
      <w:ins w:id="328" w:author="84622" w:date="2024-05-31T21:55:52Z">
        <w:r>
          <w:rPr>
            <w:rFonts w:hint="eastAsia"/>
            <w:lang w:val="en-US" w:eastAsia="zh-CN"/>
          </w:rPr>
          <w:t xml:space="preserve"> </w:t>
        </w:r>
      </w:ins>
      <w:ins w:id="329" w:author="84622" w:date="2024-05-31T21:55:49Z">
        <w:r>
          <w:rPr>
            <w:rFonts w:hint="eastAsia"/>
            <w:lang w:val="en-US" w:eastAsia="zh-CN"/>
          </w:rPr>
          <w:t>2024年</w:t>
        </w:r>
      </w:ins>
      <w:ins w:id="330" w:author="84622" w:date="2024-05-31T21:55:54Z">
        <w:r>
          <w:rPr>
            <w:rFonts w:hint="eastAsia"/>
            <w:lang w:val="en-US" w:eastAsia="zh-CN"/>
          </w:rPr>
          <w:t>6</w:t>
        </w:r>
      </w:ins>
      <w:ins w:id="331" w:author="84622" w:date="2024-05-31T21:55:49Z">
        <w:r>
          <w:rPr>
            <w:rFonts w:hint="eastAsia"/>
            <w:lang w:val="en-US" w:eastAsia="zh-CN"/>
          </w:rPr>
          <w:t>月1日起，春秋季（2月、3月、4月、5月、6月、9月、10月、11月）:一天24小时中，高峰时段有7个小时，平段时段有7个小时，低谷时段有10个小时；夏冬季（1月、7月、8月、12月）：一天24小时中，尖峰时段有4个小时，高峰时段有7个小时，平段时段有3个小时，低谷时段有10个小时。</w:t>
        </w:r>
      </w:ins>
    </w:p>
    <w:p w14:paraId="77B41FC9">
      <w:pPr>
        <w:ind w:left="0" w:leftChars="0" w:firstLine="0" w:firstLineChars="0"/>
        <w:rPr>
          <w:del w:id="332" w:author="lyz" w:date="2024-05-28T12:57:56Z"/>
          <w:rFonts w:hint="eastAsia"/>
          <w:lang w:val="en-US" w:eastAsia="zh-CN"/>
        </w:rPr>
      </w:pPr>
      <w:del w:id="333" w:author="lyz" w:date="2024-05-28T12:57:56Z">
        <w:r>
          <w:rPr>
            <w:rFonts w:hint="eastAsia"/>
            <w:lang w:val="en-US" w:eastAsia="zh-CN"/>
          </w:rPr>
          <w:delText>3.4.1.2 2024年6月1日前，尖峰时段:19:00-21:00，高峰时段:8:00-11:00、13:00-19:00、21:00-22:00，低谷时段:11:00-13:00、22:00-次日8:00.[12]</w:delText>
        </w:r>
      </w:del>
    </w:p>
    <w:p w14:paraId="4E5C76B2">
      <w:pPr>
        <w:pStyle w:val="2"/>
        <w:jc w:val="both"/>
        <w:rPr>
          <w:rFonts w:hint="eastAsia"/>
          <w:lang w:val="en-US" w:eastAsia="zh-CN"/>
        </w:rPr>
      </w:pPr>
      <w:r>
        <w:rPr>
          <w:rFonts w:hint="eastAsia"/>
          <w:lang w:val="en-US" w:eastAsia="zh-CN"/>
        </w:rPr>
        <w:t>3.4.2低压一般工商业</w:t>
      </w:r>
      <w:del w:id="334" w:author="lyz" w:date="2024-05-31T13:41:49Z">
        <w:r>
          <w:rPr>
            <w:rFonts w:hint="eastAsia"/>
            <w:lang w:val="en-US" w:eastAsia="zh-CN"/>
          </w:rPr>
          <w:delText>电价</w:delText>
        </w:r>
      </w:del>
      <w:r>
        <w:rPr>
          <w:rFonts w:hint="eastAsia"/>
          <w:lang w:val="en-US" w:eastAsia="zh-CN"/>
        </w:rPr>
        <w:t>用户</w:t>
      </w:r>
      <w:ins w:id="335" w:author="lyz" w:date="2024-05-31T13:41:53Z">
        <w:r>
          <w:rPr>
            <w:rFonts w:hint="eastAsia"/>
            <w:lang w:val="en-US" w:eastAsia="zh-CN"/>
          </w:rPr>
          <w:t>分时</w:t>
        </w:r>
      </w:ins>
      <w:ins w:id="336" w:author="lyz" w:date="2024-05-31T13:41:54Z">
        <w:r>
          <w:rPr>
            <w:rFonts w:hint="eastAsia"/>
            <w:lang w:val="en-US" w:eastAsia="zh-CN"/>
          </w:rPr>
          <w:t>时段</w:t>
        </w:r>
      </w:ins>
      <w:r>
        <w:rPr>
          <w:rFonts w:hint="eastAsia"/>
          <w:lang w:val="en-US" w:eastAsia="zh-CN"/>
        </w:rPr>
        <w:t>：</w:t>
      </w:r>
    </w:p>
    <w:p w14:paraId="643BE027">
      <w:pPr>
        <w:ind w:left="0" w:leftChars="0" w:firstLine="0" w:firstLineChars="0"/>
        <w:rPr>
          <w:del w:id="337" w:author="lyz" w:date="2024-05-28T12:58:53Z"/>
          <w:rFonts w:hint="eastAsia"/>
          <w:lang w:val="en-US" w:eastAsia="zh-CN"/>
        </w:rPr>
      </w:pPr>
      <w:del w:id="338" w:author="lyz" w:date="2024-05-28T12:58:53Z">
        <w:r>
          <w:rPr>
            <w:rFonts w:hint="eastAsia"/>
            <w:lang w:val="en-US" w:eastAsia="zh-CN"/>
          </w:rPr>
          <w:delText>3.4.2.1 2024年9月1日起，春秋季(2-6月、9-11月):高峰时段:8:00-11:00、13:00-17:00，平段时段:17:00-24:00，低谷时段:0:00-8:00、11:00-13:00;夏冬季(1月、7月、8月、12月):尖峰时段:9:00-11:00、15:00-17:00，高峰时段:8:00-9:00、17:00-23:00，平段时段:13:00-15:00、23:00-24:00，低谷时段:0:00-8:00、11:00-13:00;深谷时段:春节、劳动节、国庆节的10:00-14:00，劳动节也称五一，国庆节也称十一。</w:delText>
        </w:r>
      </w:del>
    </w:p>
    <w:p w14:paraId="705BA95F">
      <w:pPr>
        <w:ind w:left="0" w:leftChars="0" w:firstLine="0" w:firstLineChars="0"/>
        <w:rPr>
          <w:ins w:id="339" w:author="84622" w:date="2024-05-31T21:58:45Z"/>
          <w:rFonts w:hint="eastAsia"/>
          <w:lang w:val="en-US" w:eastAsia="zh-CN"/>
        </w:rPr>
      </w:pPr>
      <w:r>
        <w:rPr>
          <w:rFonts w:hint="eastAsia"/>
          <w:lang w:val="en-US" w:eastAsia="zh-CN"/>
        </w:rPr>
        <w:t>3.4.2.2 2024年9月1日前，尖峰时段</w:t>
      </w:r>
      <w:del w:id="340" w:author="lyz" w:date="2024-05-31T13:46:51Z">
        <w:r>
          <w:rPr>
            <w:rFonts w:hint="eastAsia"/>
            <w:lang w:val="en-US" w:eastAsia="zh-CN"/>
          </w:rPr>
          <w:delText>:</w:delText>
        </w:r>
      </w:del>
      <w:ins w:id="341" w:author="lyz" w:date="2024-05-31T13:46:51Z">
        <w:r>
          <w:rPr>
            <w:rFonts w:hint="eastAsia"/>
            <w:lang w:val="en-US" w:eastAsia="zh-CN"/>
          </w:rPr>
          <w:t>：</w:t>
        </w:r>
      </w:ins>
      <w:r>
        <w:rPr>
          <w:rFonts w:hint="eastAsia"/>
          <w:lang w:val="en-US" w:eastAsia="zh-CN"/>
        </w:rPr>
        <w:t>19</w:t>
      </w:r>
      <w:del w:id="342" w:author="lyz" w:date="2024-05-31T13:46:51Z">
        <w:r>
          <w:rPr>
            <w:rFonts w:hint="eastAsia"/>
            <w:lang w:val="en-US" w:eastAsia="zh-CN"/>
          </w:rPr>
          <w:delText>:</w:delText>
        </w:r>
      </w:del>
      <w:ins w:id="343" w:author="lyz" w:date="2024-05-31T13:46:51Z">
        <w:r>
          <w:rPr>
            <w:rFonts w:hint="eastAsia"/>
            <w:lang w:val="en-US" w:eastAsia="zh-CN"/>
          </w:rPr>
          <w:t>：</w:t>
        </w:r>
      </w:ins>
      <w:r>
        <w:rPr>
          <w:rFonts w:hint="eastAsia"/>
          <w:lang w:val="en-US" w:eastAsia="zh-CN"/>
        </w:rPr>
        <w:t>00-21</w:t>
      </w:r>
      <w:del w:id="344" w:author="lyz" w:date="2024-05-31T13:46:51Z">
        <w:r>
          <w:rPr>
            <w:rFonts w:hint="eastAsia"/>
            <w:lang w:val="en-US" w:eastAsia="zh-CN"/>
          </w:rPr>
          <w:delText>:</w:delText>
        </w:r>
      </w:del>
      <w:ins w:id="345" w:author="lyz" w:date="2024-05-31T13:46:51Z">
        <w:r>
          <w:rPr>
            <w:rFonts w:hint="eastAsia"/>
            <w:lang w:val="en-US" w:eastAsia="zh-CN"/>
          </w:rPr>
          <w:t>：</w:t>
        </w:r>
      </w:ins>
      <w:r>
        <w:rPr>
          <w:rFonts w:hint="eastAsia"/>
          <w:lang w:val="en-US" w:eastAsia="zh-CN"/>
        </w:rPr>
        <w:t>00，高峰时段</w:t>
      </w:r>
      <w:del w:id="346" w:author="lyz" w:date="2024-05-31T13:46:51Z">
        <w:r>
          <w:rPr>
            <w:rFonts w:hint="eastAsia"/>
            <w:lang w:val="en-US" w:eastAsia="zh-CN"/>
          </w:rPr>
          <w:delText>:</w:delText>
        </w:r>
      </w:del>
      <w:ins w:id="347" w:author="lyz" w:date="2024-05-31T13:46:51Z">
        <w:r>
          <w:rPr>
            <w:rFonts w:hint="eastAsia"/>
            <w:lang w:val="en-US" w:eastAsia="zh-CN"/>
          </w:rPr>
          <w:t>：</w:t>
        </w:r>
      </w:ins>
      <w:r>
        <w:rPr>
          <w:rFonts w:hint="eastAsia"/>
          <w:lang w:val="en-US" w:eastAsia="zh-CN"/>
        </w:rPr>
        <w:t>8</w:t>
      </w:r>
      <w:del w:id="348" w:author="lyz" w:date="2024-05-31T13:46:51Z">
        <w:r>
          <w:rPr>
            <w:rFonts w:hint="eastAsia"/>
            <w:lang w:val="en-US" w:eastAsia="zh-CN"/>
          </w:rPr>
          <w:delText>:</w:delText>
        </w:r>
      </w:del>
      <w:ins w:id="349" w:author="lyz" w:date="2024-05-31T13:46:51Z">
        <w:r>
          <w:rPr>
            <w:rFonts w:hint="eastAsia"/>
            <w:lang w:val="en-US" w:eastAsia="zh-CN"/>
          </w:rPr>
          <w:t>：</w:t>
        </w:r>
      </w:ins>
      <w:r>
        <w:rPr>
          <w:rFonts w:hint="eastAsia"/>
          <w:lang w:val="en-US" w:eastAsia="zh-CN"/>
        </w:rPr>
        <w:t>00-11</w:t>
      </w:r>
      <w:del w:id="350" w:author="lyz" w:date="2024-05-31T13:46:51Z">
        <w:r>
          <w:rPr>
            <w:rFonts w:hint="eastAsia"/>
            <w:lang w:val="en-US" w:eastAsia="zh-CN"/>
          </w:rPr>
          <w:delText>:</w:delText>
        </w:r>
      </w:del>
      <w:ins w:id="351" w:author="lyz" w:date="2024-05-31T13:46:51Z">
        <w:r>
          <w:rPr>
            <w:rFonts w:hint="eastAsia"/>
            <w:lang w:val="en-US" w:eastAsia="zh-CN"/>
          </w:rPr>
          <w:t>：</w:t>
        </w:r>
      </w:ins>
      <w:r>
        <w:rPr>
          <w:rFonts w:hint="eastAsia"/>
          <w:lang w:val="en-US" w:eastAsia="zh-CN"/>
        </w:rPr>
        <w:t>00、13</w:t>
      </w:r>
      <w:del w:id="352" w:author="lyz" w:date="2024-05-31T13:46:51Z">
        <w:r>
          <w:rPr>
            <w:rFonts w:hint="eastAsia"/>
            <w:lang w:val="en-US" w:eastAsia="zh-CN"/>
          </w:rPr>
          <w:delText>:</w:delText>
        </w:r>
      </w:del>
      <w:ins w:id="353" w:author="lyz" w:date="2024-05-31T13:46:51Z">
        <w:r>
          <w:rPr>
            <w:rFonts w:hint="eastAsia"/>
            <w:lang w:val="en-US" w:eastAsia="zh-CN"/>
          </w:rPr>
          <w:t>：</w:t>
        </w:r>
      </w:ins>
      <w:r>
        <w:rPr>
          <w:rFonts w:hint="eastAsia"/>
          <w:lang w:val="en-US" w:eastAsia="zh-CN"/>
        </w:rPr>
        <w:t>00-19</w:t>
      </w:r>
      <w:del w:id="354" w:author="lyz" w:date="2024-05-31T13:46:51Z">
        <w:r>
          <w:rPr>
            <w:rFonts w:hint="eastAsia"/>
            <w:lang w:val="en-US" w:eastAsia="zh-CN"/>
          </w:rPr>
          <w:delText>:</w:delText>
        </w:r>
      </w:del>
      <w:ins w:id="355" w:author="lyz" w:date="2024-05-31T13:46:51Z">
        <w:r>
          <w:rPr>
            <w:rFonts w:hint="eastAsia"/>
            <w:lang w:val="en-US" w:eastAsia="zh-CN"/>
          </w:rPr>
          <w:t>：</w:t>
        </w:r>
      </w:ins>
      <w:r>
        <w:rPr>
          <w:rFonts w:hint="eastAsia"/>
          <w:lang w:val="en-US" w:eastAsia="zh-CN"/>
        </w:rPr>
        <w:t>00、21</w:t>
      </w:r>
      <w:del w:id="356" w:author="lyz" w:date="2024-05-31T13:46:51Z">
        <w:r>
          <w:rPr>
            <w:rFonts w:hint="eastAsia"/>
            <w:lang w:val="en-US" w:eastAsia="zh-CN"/>
          </w:rPr>
          <w:delText>:</w:delText>
        </w:r>
      </w:del>
      <w:ins w:id="357" w:author="lyz" w:date="2024-05-31T13:46:51Z">
        <w:r>
          <w:rPr>
            <w:rFonts w:hint="eastAsia"/>
            <w:lang w:val="en-US" w:eastAsia="zh-CN"/>
          </w:rPr>
          <w:t>：</w:t>
        </w:r>
      </w:ins>
      <w:r>
        <w:rPr>
          <w:rFonts w:hint="eastAsia"/>
          <w:lang w:val="en-US" w:eastAsia="zh-CN"/>
        </w:rPr>
        <w:t>00-22</w:t>
      </w:r>
      <w:del w:id="358" w:author="lyz" w:date="2024-05-31T13:46:51Z">
        <w:r>
          <w:rPr>
            <w:rFonts w:hint="eastAsia"/>
            <w:lang w:val="en-US" w:eastAsia="zh-CN"/>
          </w:rPr>
          <w:delText>:</w:delText>
        </w:r>
      </w:del>
      <w:ins w:id="359" w:author="lyz" w:date="2024-05-31T13:46:51Z">
        <w:r>
          <w:rPr>
            <w:rFonts w:hint="eastAsia"/>
            <w:lang w:val="en-US" w:eastAsia="zh-CN"/>
          </w:rPr>
          <w:t>：</w:t>
        </w:r>
      </w:ins>
      <w:r>
        <w:rPr>
          <w:rFonts w:hint="eastAsia"/>
          <w:lang w:val="en-US" w:eastAsia="zh-CN"/>
        </w:rPr>
        <w:t>00，低谷时段</w:t>
      </w:r>
      <w:del w:id="360" w:author="lyz" w:date="2024-05-31T13:46:51Z">
        <w:r>
          <w:rPr>
            <w:rFonts w:hint="eastAsia"/>
            <w:lang w:val="en-US" w:eastAsia="zh-CN"/>
          </w:rPr>
          <w:delText>:</w:delText>
        </w:r>
      </w:del>
      <w:ins w:id="361" w:author="lyz" w:date="2024-05-31T13:46:51Z">
        <w:r>
          <w:rPr>
            <w:rFonts w:hint="eastAsia"/>
            <w:lang w:val="en-US" w:eastAsia="zh-CN"/>
          </w:rPr>
          <w:t>：</w:t>
        </w:r>
      </w:ins>
      <w:r>
        <w:rPr>
          <w:rFonts w:hint="eastAsia"/>
          <w:lang w:val="en-US" w:eastAsia="zh-CN"/>
        </w:rPr>
        <w:t>11</w:t>
      </w:r>
      <w:del w:id="362" w:author="lyz" w:date="2024-05-31T13:46:51Z">
        <w:r>
          <w:rPr>
            <w:rFonts w:hint="eastAsia"/>
            <w:lang w:val="en-US" w:eastAsia="zh-CN"/>
          </w:rPr>
          <w:delText>:</w:delText>
        </w:r>
      </w:del>
      <w:ins w:id="363" w:author="lyz" w:date="2024-05-31T13:46:51Z">
        <w:r>
          <w:rPr>
            <w:rFonts w:hint="eastAsia"/>
            <w:lang w:val="en-US" w:eastAsia="zh-CN"/>
          </w:rPr>
          <w:t>：</w:t>
        </w:r>
      </w:ins>
      <w:r>
        <w:rPr>
          <w:rFonts w:hint="eastAsia"/>
          <w:lang w:val="en-US" w:eastAsia="zh-CN"/>
        </w:rPr>
        <w:t>00-13</w:t>
      </w:r>
      <w:del w:id="364" w:author="lyz" w:date="2024-05-31T13:46:51Z">
        <w:r>
          <w:rPr>
            <w:rFonts w:hint="eastAsia"/>
            <w:lang w:val="en-US" w:eastAsia="zh-CN"/>
          </w:rPr>
          <w:delText>:</w:delText>
        </w:r>
      </w:del>
      <w:ins w:id="365" w:author="lyz" w:date="2024-05-31T13:46:51Z">
        <w:r>
          <w:rPr>
            <w:rFonts w:hint="eastAsia"/>
            <w:lang w:val="en-US" w:eastAsia="zh-CN"/>
          </w:rPr>
          <w:t>：</w:t>
        </w:r>
      </w:ins>
      <w:r>
        <w:rPr>
          <w:rFonts w:hint="eastAsia"/>
          <w:lang w:val="en-US" w:eastAsia="zh-CN"/>
        </w:rPr>
        <w:t>00、22</w:t>
      </w:r>
      <w:del w:id="366" w:author="lyz" w:date="2024-05-31T13:46:51Z">
        <w:r>
          <w:rPr>
            <w:rFonts w:hint="eastAsia"/>
            <w:lang w:val="en-US" w:eastAsia="zh-CN"/>
          </w:rPr>
          <w:delText>:</w:delText>
        </w:r>
      </w:del>
      <w:ins w:id="367" w:author="lyz" w:date="2024-05-31T13:46:51Z">
        <w:r>
          <w:rPr>
            <w:rFonts w:hint="eastAsia"/>
            <w:lang w:val="en-US" w:eastAsia="zh-CN"/>
          </w:rPr>
          <w:t>：</w:t>
        </w:r>
      </w:ins>
      <w:r>
        <w:rPr>
          <w:rFonts w:hint="eastAsia"/>
          <w:lang w:val="en-US" w:eastAsia="zh-CN"/>
        </w:rPr>
        <w:t>00-次日8</w:t>
      </w:r>
      <w:del w:id="368" w:author="lyz" w:date="2024-05-31T13:46:51Z">
        <w:r>
          <w:rPr>
            <w:rFonts w:hint="eastAsia"/>
            <w:lang w:val="en-US" w:eastAsia="zh-CN"/>
          </w:rPr>
          <w:delText>:</w:delText>
        </w:r>
      </w:del>
      <w:ins w:id="369" w:author="lyz" w:date="2024-05-31T13:46:51Z">
        <w:r>
          <w:rPr>
            <w:rFonts w:hint="eastAsia"/>
            <w:lang w:val="en-US" w:eastAsia="zh-CN"/>
          </w:rPr>
          <w:t>：</w:t>
        </w:r>
      </w:ins>
      <w:r>
        <w:rPr>
          <w:rFonts w:hint="eastAsia"/>
          <w:lang w:val="en-US" w:eastAsia="zh-CN"/>
        </w:rPr>
        <w:t>00.[12]</w:t>
      </w:r>
    </w:p>
    <w:p w14:paraId="4976516C">
      <w:pPr>
        <w:pStyle w:val="2"/>
        <w:jc w:val="both"/>
        <w:rPr>
          <w:rFonts w:hint="eastAsia"/>
          <w:lang w:val="en-US" w:eastAsia="zh-CN"/>
        </w:rPr>
        <w:pPrChange w:id="370" w:author="84622" w:date="2024-05-31T21:58:46Z">
          <w:pPr>
            <w:pStyle w:val="2"/>
          </w:pPr>
        </w:pPrChange>
      </w:pPr>
      <w:ins w:id="371" w:author="84622" w:date="2024-05-31T21:58:48Z">
        <w:r>
          <w:rPr>
            <w:rFonts w:hint="eastAsia"/>
            <w:lang w:val="en-US" w:eastAsia="zh-CN"/>
          </w:rPr>
          <w:t>3</w:t>
        </w:r>
      </w:ins>
      <w:ins w:id="372" w:author="84622" w:date="2024-05-31T21:58:49Z">
        <w:r>
          <w:rPr>
            <w:rFonts w:hint="eastAsia"/>
            <w:lang w:val="en-US" w:eastAsia="zh-CN"/>
          </w:rPr>
          <w:t>.</w:t>
        </w:r>
      </w:ins>
      <w:ins w:id="373" w:author="84622" w:date="2024-05-31T21:58:50Z">
        <w:r>
          <w:rPr>
            <w:rFonts w:hint="eastAsia"/>
            <w:lang w:val="en-US" w:eastAsia="zh-CN"/>
          </w:rPr>
          <w:t>4.</w:t>
        </w:r>
      </w:ins>
      <w:ins w:id="374" w:author="84622" w:date="2024-05-31T21:58:52Z">
        <w:r>
          <w:rPr>
            <w:rFonts w:hint="eastAsia"/>
            <w:lang w:val="en-US" w:eastAsia="zh-CN"/>
          </w:rPr>
          <w:t>2.</w:t>
        </w:r>
      </w:ins>
      <w:ins w:id="375" w:author="84622" w:date="2024-05-31T21:58:54Z">
        <w:r>
          <w:rPr>
            <w:rFonts w:hint="eastAsia"/>
            <w:lang w:val="en-US" w:eastAsia="zh-CN"/>
          </w:rPr>
          <w:t>3</w:t>
        </w:r>
      </w:ins>
      <w:ins w:id="376" w:author="84622" w:date="2024-05-31T21:58:55Z">
        <w:r>
          <w:rPr>
            <w:rFonts w:hint="eastAsia"/>
            <w:lang w:val="en-US" w:eastAsia="zh-CN"/>
          </w:rPr>
          <w:t xml:space="preserve"> </w:t>
        </w:r>
      </w:ins>
      <w:ins w:id="377" w:author="84622" w:date="2024-05-31T21:58:57Z">
        <w:r>
          <w:rPr>
            <w:rFonts w:hint="eastAsia"/>
            <w:lang w:val="en-US" w:eastAsia="zh-CN"/>
          </w:rPr>
          <w:t>20</w:t>
        </w:r>
      </w:ins>
      <w:ins w:id="378" w:author="84622" w:date="2024-05-31T21:58:58Z">
        <w:r>
          <w:rPr>
            <w:rFonts w:hint="eastAsia"/>
            <w:lang w:val="en-US" w:eastAsia="zh-CN"/>
          </w:rPr>
          <w:t>24</w:t>
        </w:r>
      </w:ins>
      <w:ins w:id="379" w:author="84622" w:date="2024-05-31T21:59:00Z">
        <w:r>
          <w:rPr>
            <w:rFonts w:hint="eastAsia"/>
            <w:lang w:val="en-US" w:eastAsia="zh-CN"/>
          </w:rPr>
          <w:t>年</w:t>
        </w:r>
      </w:ins>
      <w:ins w:id="380" w:author="84622" w:date="2024-05-31T21:59:02Z">
        <w:r>
          <w:rPr>
            <w:rFonts w:hint="eastAsia"/>
            <w:lang w:val="en-US" w:eastAsia="zh-CN"/>
          </w:rPr>
          <w:t>9月</w:t>
        </w:r>
      </w:ins>
      <w:ins w:id="381" w:author="84622" w:date="2024-05-31T21:59:03Z">
        <w:r>
          <w:rPr>
            <w:rFonts w:hint="eastAsia"/>
            <w:lang w:val="en-US" w:eastAsia="zh-CN"/>
          </w:rPr>
          <w:t>1日</w:t>
        </w:r>
      </w:ins>
      <w:ins w:id="382" w:author="84622" w:date="2024-05-31T21:59:05Z">
        <w:r>
          <w:rPr>
            <w:rFonts w:hint="eastAsia"/>
            <w:lang w:val="en-US" w:eastAsia="zh-CN"/>
          </w:rPr>
          <w:t>前，</w:t>
        </w:r>
      </w:ins>
      <w:ins w:id="383" w:author="84622" w:date="2024-05-31T21:59:12Z">
        <w:r>
          <w:rPr>
            <w:rFonts w:hint="eastAsia"/>
            <w:lang w:val="en-US" w:eastAsia="zh-CN"/>
          </w:rPr>
          <w:t>一天2</w:t>
        </w:r>
      </w:ins>
      <w:ins w:id="384" w:author="84622" w:date="2024-05-31T21:59:13Z">
        <w:r>
          <w:rPr>
            <w:rFonts w:hint="eastAsia"/>
            <w:lang w:val="en-US" w:eastAsia="zh-CN"/>
          </w:rPr>
          <w:t>4</w:t>
        </w:r>
      </w:ins>
      <w:ins w:id="385" w:author="84622" w:date="2024-05-31T21:59:16Z">
        <w:r>
          <w:rPr>
            <w:rFonts w:hint="eastAsia"/>
            <w:lang w:val="en-US" w:eastAsia="zh-CN"/>
          </w:rPr>
          <w:t>小时</w:t>
        </w:r>
      </w:ins>
      <w:ins w:id="386" w:author="84622" w:date="2024-05-31T21:59:17Z">
        <w:r>
          <w:rPr>
            <w:rFonts w:hint="eastAsia"/>
            <w:lang w:val="en-US" w:eastAsia="zh-CN"/>
          </w:rPr>
          <w:t>内，</w:t>
        </w:r>
      </w:ins>
      <w:ins w:id="387" w:author="84622" w:date="2024-05-31T21:59:19Z">
        <w:r>
          <w:rPr>
            <w:rFonts w:hint="eastAsia"/>
            <w:lang w:val="en-US" w:eastAsia="zh-CN"/>
          </w:rPr>
          <w:t>尖峰</w:t>
        </w:r>
      </w:ins>
      <w:ins w:id="388" w:author="84622" w:date="2024-05-31T21:59:20Z">
        <w:r>
          <w:rPr>
            <w:rFonts w:hint="eastAsia"/>
            <w:lang w:val="en-US" w:eastAsia="zh-CN"/>
          </w:rPr>
          <w:t>时段</w:t>
        </w:r>
      </w:ins>
      <w:ins w:id="389" w:author="84622" w:date="2024-05-31T21:59:22Z">
        <w:r>
          <w:rPr>
            <w:rFonts w:hint="eastAsia"/>
            <w:lang w:val="en-US" w:eastAsia="zh-CN"/>
          </w:rPr>
          <w:t>有</w:t>
        </w:r>
      </w:ins>
      <w:ins w:id="390" w:author="84622" w:date="2024-05-31T21:59:24Z">
        <w:r>
          <w:rPr>
            <w:rFonts w:hint="eastAsia"/>
            <w:lang w:val="en-US" w:eastAsia="zh-CN"/>
          </w:rPr>
          <w:t>2</w:t>
        </w:r>
      </w:ins>
      <w:ins w:id="391" w:author="84622" w:date="2024-05-31T21:59:25Z">
        <w:r>
          <w:rPr>
            <w:rFonts w:hint="eastAsia"/>
            <w:lang w:val="en-US" w:eastAsia="zh-CN"/>
          </w:rPr>
          <w:t>个</w:t>
        </w:r>
      </w:ins>
      <w:ins w:id="392" w:author="84622" w:date="2024-05-31T21:59:26Z">
        <w:r>
          <w:rPr>
            <w:rFonts w:hint="eastAsia"/>
            <w:lang w:val="en-US" w:eastAsia="zh-CN"/>
          </w:rPr>
          <w:t>小时</w:t>
        </w:r>
      </w:ins>
      <w:ins w:id="393" w:author="84622" w:date="2024-05-31T21:59:27Z">
        <w:r>
          <w:rPr>
            <w:rFonts w:hint="eastAsia"/>
            <w:lang w:val="en-US" w:eastAsia="zh-CN"/>
          </w:rPr>
          <w:t>，</w:t>
        </w:r>
      </w:ins>
      <w:ins w:id="394" w:author="84622" w:date="2024-05-31T21:59:29Z">
        <w:r>
          <w:rPr>
            <w:rFonts w:hint="eastAsia"/>
            <w:lang w:val="en-US" w:eastAsia="zh-CN"/>
          </w:rPr>
          <w:t>高峰</w:t>
        </w:r>
      </w:ins>
      <w:ins w:id="395" w:author="84622" w:date="2024-05-31T21:59:30Z">
        <w:r>
          <w:rPr>
            <w:rFonts w:hint="eastAsia"/>
            <w:lang w:val="en-US" w:eastAsia="zh-CN"/>
          </w:rPr>
          <w:t>时段</w:t>
        </w:r>
      </w:ins>
      <w:ins w:id="396" w:author="84622" w:date="2024-05-31T21:59:31Z">
        <w:r>
          <w:rPr>
            <w:rFonts w:hint="eastAsia"/>
            <w:lang w:val="en-US" w:eastAsia="zh-CN"/>
          </w:rPr>
          <w:t>有</w:t>
        </w:r>
      </w:ins>
      <w:ins w:id="397" w:author="84622" w:date="2024-05-31T21:59:43Z">
        <w:r>
          <w:rPr>
            <w:rFonts w:hint="eastAsia"/>
            <w:lang w:val="en-US" w:eastAsia="zh-CN"/>
          </w:rPr>
          <w:t>10</w:t>
        </w:r>
      </w:ins>
      <w:ins w:id="398" w:author="84622" w:date="2024-05-31T21:59:44Z">
        <w:r>
          <w:rPr>
            <w:rFonts w:hint="eastAsia"/>
            <w:lang w:val="en-US" w:eastAsia="zh-CN"/>
          </w:rPr>
          <w:t>个</w:t>
        </w:r>
      </w:ins>
      <w:ins w:id="399" w:author="84622" w:date="2024-05-31T21:59:47Z">
        <w:r>
          <w:rPr>
            <w:rFonts w:hint="eastAsia"/>
            <w:lang w:val="en-US" w:eastAsia="zh-CN"/>
          </w:rPr>
          <w:t>小时，</w:t>
        </w:r>
      </w:ins>
      <w:ins w:id="400" w:author="84622" w:date="2024-05-31T21:59:50Z">
        <w:r>
          <w:rPr>
            <w:rFonts w:hint="eastAsia"/>
            <w:lang w:val="en-US" w:eastAsia="zh-CN"/>
          </w:rPr>
          <w:t>低谷</w:t>
        </w:r>
      </w:ins>
      <w:ins w:id="401" w:author="84622" w:date="2024-05-31T21:59:52Z">
        <w:r>
          <w:rPr>
            <w:rFonts w:hint="eastAsia"/>
            <w:lang w:val="en-US" w:eastAsia="zh-CN"/>
          </w:rPr>
          <w:t>时段</w:t>
        </w:r>
      </w:ins>
      <w:ins w:id="402" w:author="84622" w:date="2024-05-31T21:59:54Z">
        <w:r>
          <w:rPr>
            <w:rFonts w:hint="eastAsia"/>
            <w:lang w:val="en-US" w:eastAsia="zh-CN"/>
          </w:rPr>
          <w:t>有</w:t>
        </w:r>
      </w:ins>
      <w:ins w:id="403" w:author="84622" w:date="2024-05-31T22:05:03Z">
        <w:r>
          <w:rPr>
            <w:rFonts w:hint="eastAsia"/>
            <w:lang w:val="en-US" w:eastAsia="zh-CN"/>
          </w:rPr>
          <w:t>12</w:t>
        </w:r>
      </w:ins>
      <w:ins w:id="404" w:author="84622" w:date="2024-05-31T22:05:05Z">
        <w:r>
          <w:rPr>
            <w:rFonts w:hint="eastAsia"/>
            <w:lang w:val="en-US" w:eastAsia="zh-CN"/>
          </w:rPr>
          <w:t>个小时</w:t>
        </w:r>
      </w:ins>
      <w:ins w:id="405" w:author="84622" w:date="2024-05-31T22:05:06Z">
        <w:r>
          <w:rPr>
            <w:rFonts w:hint="eastAsia"/>
            <w:lang w:val="en-US" w:eastAsia="zh-CN"/>
          </w:rPr>
          <w:t>。</w:t>
        </w:r>
      </w:ins>
    </w:p>
    <w:p w14:paraId="1144F046">
      <w:pPr>
        <w:pStyle w:val="2"/>
        <w:jc w:val="both"/>
        <w:rPr>
          <w:rFonts w:hint="eastAsia"/>
          <w:lang w:val="en-US" w:eastAsia="zh-CN"/>
        </w:rPr>
      </w:pPr>
      <w:r>
        <w:rPr>
          <w:rFonts w:hint="eastAsia"/>
          <w:lang w:val="en-US" w:eastAsia="zh-CN"/>
        </w:rPr>
        <w:t>4.</w:t>
      </w:r>
      <w:ins w:id="406" w:author="lyz" w:date="2024-05-31T13:42:16Z">
        <w:r>
          <w:rPr>
            <w:rFonts w:hint="eastAsia"/>
            <w:lang w:val="en-US" w:eastAsia="zh-CN"/>
          </w:rPr>
          <w:t xml:space="preserve"> </w:t>
        </w:r>
      </w:ins>
      <w:ins w:id="407" w:author="lyz" w:date="2024-05-31T13:42:19Z">
        <w:r>
          <w:rPr>
            <w:rFonts w:hint="eastAsia"/>
            <w:lang w:val="en-US" w:eastAsia="zh-CN"/>
          </w:rPr>
          <w:t>工商业</w:t>
        </w:r>
      </w:ins>
      <w:r>
        <w:rPr>
          <w:rFonts w:hint="eastAsia"/>
          <w:lang w:val="en-US" w:eastAsia="zh-CN"/>
        </w:rPr>
        <w:t>峰谷电价浮动比例</w:t>
      </w:r>
    </w:p>
    <w:p w14:paraId="2BFF47B6">
      <w:pPr>
        <w:pStyle w:val="2"/>
        <w:numPr>
          <w:ilvl w:val="0"/>
          <w:numId w:val="0"/>
        </w:numPr>
        <w:jc w:val="both"/>
        <w:rPr>
          <w:rFonts w:hint="eastAsia"/>
          <w:lang w:val="en-US" w:eastAsia="zh-CN"/>
        </w:rPr>
      </w:pPr>
      <w:r>
        <w:rPr>
          <w:rFonts w:hint="eastAsia"/>
          <w:lang w:val="en-US" w:eastAsia="zh-CN"/>
        </w:rPr>
        <w:t>4.1大工业</w:t>
      </w:r>
      <w:del w:id="408" w:author="lyz" w:date="2024-05-31T13:43:07Z">
        <w:r>
          <w:rPr>
            <w:rFonts w:hint="eastAsia"/>
            <w:lang w:val="en-US" w:eastAsia="zh-CN"/>
          </w:rPr>
          <w:delText>电价</w:delText>
        </w:r>
      </w:del>
      <w:r>
        <w:rPr>
          <w:rFonts w:hint="eastAsia"/>
          <w:lang w:val="en-US" w:eastAsia="zh-CN"/>
        </w:rPr>
        <w:t>用户</w:t>
      </w:r>
      <w:ins w:id="409" w:author="lyz" w:date="2024-05-31T13:43:30Z">
        <w:r>
          <w:rPr>
            <w:rFonts w:hint="eastAsia"/>
            <w:lang w:val="en-US" w:eastAsia="zh-CN"/>
          </w:rPr>
          <w:t>峰谷电价浮动比例</w:t>
        </w:r>
      </w:ins>
      <w:r>
        <w:rPr>
          <w:rFonts w:hint="eastAsia"/>
          <w:lang w:val="en-US" w:eastAsia="zh-CN"/>
        </w:rPr>
        <w:t>：</w:t>
      </w:r>
    </w:p>
    <w:p w14:paraId="7C5ED66E">
      <w:pPr>
        <w:ind w:left="0" w:leftChars="0" w:firstLine="0" w:firstLineChars="0"/>
        <w:rPr>
          <w:rFonts w:hint="eastAsia"/>
          <w:lang w:val="en-US" w:eastAsia="zh-CN"/>
        </w:rPr>
      </w:pPr>
      <w:r>
        <w:rPr>
          <w:rFonts w:hint="eastAsia"/>
          <w:lang w:val="en-US" w:eastAsia="zh-CN"/>
        </w:rPr>
        <w:t>4.1.1 2024年3月1日起，春秋季</w:t>
      </w:r>
      <w:del w:id="410" w:author="lyz" w:date="2024-05-31T13:45:05Z">
        <w:r>
          <w:rPr>
            <w:rFonts w:hint="eastAsia"/>
            <w:lang w:val="en-US" w:eastAsia="zh-CN"/>
          </w:rPr>
          <w:delText>(</w:delText>
        </w:r>
      </w:del>
      <w:ins w:id="411" w:author="lyz" w:date="2024-05-31T13:45:05Z">
        <w:r>
          <w:rPr>
            <w:rFonts w:hint="eastAsia"/>
            <w:lang w:val="en-US" w:eastAsia="zh-CN"/>
          </w:rPr>
          <w:t>（</w:t>
        </w:r>
      </w:ins>
      <w:ins w:id="412" w:author="lyz" w:date="2024-05-31T13:35:12Z">
        <w:r>
          <w:rPr>
            <w:rFonts w:hint="eastAsia"/>
            <w:lang w:val="en-US" w:eastAsia="zh-CN"/>
          </w:rPr>
          <w:t>2月、3月、4月、5月、6月、9月、10月、11月</w:t>
        </w:r>
      </w:ins>
      <w:del w:id="413" w:author="lyz" w:date="2024-05-31T13:35:12Z">
        <w:r>
          <w:rPr>
            <w:rFonts w:hint="eastAsia"/>
            <w:lang w:val="en-US" w:eastAsia="zh-CN"/>
          </w:rPr>
          <w:delText>2-6月、9-11月</w:delText>
        </w:r>
      </w:del>
      <w:del w:id="414" w:author="lyz" w:date="2024-05-31T13:45:22Z">
        <w:r>
          <w:rPr>
            <w:rFonts w:hint="eastAsia"/>
            <w:lang w:val="en-US" w:eastAsia="zh-CN"/>
          </w:rPr>
          <w:delText>)</w:delText>
        </w:r>
      </w:del>
      <w:ins w:id="415" w:author="lyz" w:date="2024-05-31T13:45:22Z">
        <w:r>
          <w:rPr>
            <w:rFonts w:hint="eastAsia"/>
            <w:lang w:val="en-US" w:eastAsia="zh-CN"/>
          </w:rPr>
          <w:t>）</w:t>
        </w:r>
      </w:ins>
      <w:del w:id="416" w:author="lyz" w:date="2024-05-31T13:46:51Z">
        <w:r>
          <w:rPr>
            <w:rFonts w:hint="eastAsia"/>
            <w:lang w:val="en-US" w:eastAsia="zh-CN"/>
          </w:rPr>
          <w:delText>:</w:delText>
        </w:r>
      </w:del>
      <w:ins w:id="417" w:author="lyz" w:date="2024-05-31T13:46:51Z">
        <w:r>
          <w:rPr>
            <w:rFonts w:hint="eastAsia"/>
            <w:lang w:val="en-US" w:eastAsia="zh-CN"/>
          </w:rPr>
          <w:t>：</w:t>
        </w:r>
      </w:ins>
      <w:r>
        <w:rPr>
          <w:rFonts w:hint="eastAsia"/>
          <w:lang w:val="en-US" w:eastAsia="zh-CN"/>
        </w:rPr>
        <w:t>高峰上浮65%，低谷下浮55%；夏冬季</w:t>
      </w:r>
      <w:del w:id="418" w:author="lyz" w:date="2024-05-31T13:45:05Z">
        <w:r>
          <w:rPr>
            <w:rFonts w:hint="eastAsia"/>
            <w:lang w:val="en-US" w:eastAsia="zh-CN"/>
          </w:rPr>
          <w:delText>(</w:delText>
        </w:r>
      </w:del>
      <w:ins w:id="419" w:author="lyz" w:date="2024-05-31T13:45:05Z">
        <w:r>
          <w:rPr>
            <w:rFonts w:hint="eastAsia"/>
            <w:lang w:val="en-US" w:eastAsia="zh-CN"/>
          </w:rPr>
          <w:t>（</w:t>
        </w:r>
      </w:ins>
      <w:r>
        <w:rPr>
          <w:rFonts w:hint="eastAsia"/>
          <w:lang w:val="en-US" w:eastAsia="zh-CN"/>
        </w:rPr>
        <w:t>1月、7月、8月、12月</w:t>
      </w:r>
      <w:del w:id="420" w:author="lyz" w:date="2024-05-31T13:45:22Z">
        <w:r>
          <w:rPr>
            <w:rFonts w:hint="eastAsia"/>
            <w:lang w:val="en-US" w:eastAsia="zh-CN"/>
          </w:rPr>
          <w:delText>)</w:delText>
        </w:r>
      </w:del>
      <w:ins w:id="421" w:author="lyz" w:date="2024-05-31T13:45:22Z">
        <w:r>
          <w:rPr>
            <w:rFonts w:hint="eastAsia"/>
            <w:lang w:val="en-US" w:eastAsia="zh-CN"/>
          </w:rPr>
          <w:t>）</w:t>
        </w:r>
      </w:ins>
      <w:del w:id="422" w:author="lyz" w:date="2024-05-31T13:46:51Z">
        <w:r>
          <w:rPr>
            <w:rFonts w:hint="eastAsia"/>
            <w:lang w:val="en-US" w:eastAsia="zh-CN"/>
          </w:rPr>
          <w:delText>:</w:delText>
        </w:r>
      </w:del>
      <w:ins w:id="423" w:author="lyz" w:date="2024-05-31T13:46:51Z">
        <w:r>
          <w:rPr>
            <w:rFonts w:hint="eastAsia"/>
            <w:lang w:val="en-US" w:eastAsia="zh-CN"/>
          </w:rPr>
          <w:t>：</w:t>
        </w:r>
      </w:ins>
      <w:r>
        <w:rPr>
          <w:rFonts w:hint="eastAsia"/>
          <w:lang w:val="en-US" w:eastAsia="zh-CN"/>
        </w:rPr>
        <w:t>尖峰上浮98%，高峰上浮65%，低谷下浮62%。深谷下浮80%。</w:t>
      </w:r>
    </w:p>
    <w:p w14:paraId="0F70A2F2">
      <w:pPr>
        <w:ind w:left="0" w:leftChars="0" w:firstLine="0" w:firstLineChars="0"/>
        <w:rPr>
          <w:del w:id="424" w:author="lyz" w:date="2024-05-28T11:32:56Z"/>
          <w:rFonts w:hint="eastAsia"/>
          <w:lang w:val="en-US" w:eastAsia="zh-CN"/>
        </w:rPr>
      </w:pPr>
      <w:del w:id="425" w:author="lyz" w:date="2024-05-28T11:32:56Z">
        <w:r>
          <w:rPr>
            <w:rFonts w:hint="eastAsia"/>
            <w:lang w:val="en-US" w:eastAsia="zh-CN"/>
          </w:rPr>
          <w:delText>4.1.2 2023年10月1日至2024年3月1日，尖峰上浮80%，高峰上浮38%，低谷下浮53%。[13]</w:delText>
        </w:r>
      </w:del>
    </w:p>
    <w:p w14:paraId="242EE5B4">
      <w:pPr>
        <w:ind w:left="0" w:leftChars="0" w:firstLine="0" w:firstLineChars="0"/>
        <w:rPr>
          <w:ins w:id="426" w:author="lyz" w:date="2024-05-31T13:43:44Z"/>
          <w:rFonts w:hint="eastAsia"/>
          <w:lang w:val="en-US" w:eastAsia="zh-CN"/>
        </w:rPr>
      </w:pPr>
      <w:r>
        <w:rPr>
          <w:rFonts w:hint="eastAsia"/>
          <w:lang w:val="en-US" w:eastAsia="zh-CN"/>
        </w:rPr>
        <w:t>4.2一般工商业（商业用电、普通工业、非工业）</w:t>
      </w:r>
      <w:del w:id="427" w:author="lyz" w:date="2024-05-31T13:43:38Z">
        <w:r>
          <w:rPr>
            <w:rFonts w:hint="eastAsia"/>
            <w:lang w:val="en-US" w:eastAsia="zh-CN"/>
          </w:rPr>
          <w:delText>电</w:delText>
        </w:r>
      </w:del>
      <w:del w:id="428" w:author="lyz" w:date="2024-05-31T13:43:37Z">
        <w:r>
          <w:rPr>
            <w:rFonts w:hint="eastAsia"/>
            <w:lang w:val="en-US" w:eastAsia="zh-CN"/>
          </w:rPr>
          <w:delText>价</w:delText>
        </w:r>
      </w:del>
      <w:r>
        <w:rPr>
          <w:rFonts w:hint="eastAsia"/>
          <w:lang w:val="en-US" w:eastAsia="zh-CN"/>
        </w:rPr>
        <w:t>用户</w:t>
      </w:r>
      <w:ins w:id="429" w:author="lyz" w:date="2024-05-31T13:43:40Z">
        <w:r>
          <w:rPr>
            <w:rFonts w:hint="eastAsia"/>
            <w:lang w:val="en-US" w:eastAsia="zh-CN"/>
          </w:rPr>
          <w:t>峰谷电价浮动比例</w:t>
        </w:r>
      </w:ins>
      <w:r>
        <w:rPr>
          <w:rFonts w:hint="eastAsia"/>
          <w:lang w:val="en-US" w:eastAsia="zh-CN"/>
        </w:rPr>
        <w:t>：</w:t>
      </w:r>
    </w:p>
    <w:p w14:paraId="0057043B">
      <w:pPr>
        <w:ind w:left="0" w:leftChars="0" w:firstLine="0" w:firstLineChars="0"/>
        <w:rPr>
          <w:rFonts w:hint="eastAsia"/>
          <w:lang w:val="en-US" w:eastAsia="zh-CN"/>
        </w:rPr>
      </w:pPr>
      <w:r>
        <w:rPr>
          <w:rFonts w:hint="eastAsia"/>
          <w:lang w:val="en-US" w:eastAsia="zh-CN"/>
        </w:rPr>
        <w:t>4.2.1高压一般工商业电价用户</w:t>
      </w:r>
      <w:ins w:id="430" w:author="lyz" w:date="2024-05-31T13:43:59Z">
        <w:r>
          <w:rPr>
            <w:rFonts w:hint="eastAsia"/>
            <w:lang w:val="en-US" w:eastAsia="zh-CN"/>
          </w:rPr>
          <w:t>峰谷电价浮动比例</w:t>
        </w:r>
      </w:ins>
      <w:r>
        <w:rPr>
          <w:rFonts w:hint="eastAsia"/>
          <w:lang w:val="en-US" w:eastAsia="zh-CN"/>
        </w:rPr>
        <w:t>：</w:t>
      </w:r>
    </w:p>
    <w:p w14:paraId="33E56AA4">
      <w:pPr>
        <w:ind w:left="0" w:leftChars="0" w:firstLine="0" w:firstLineChars="0"/>
        <w:rPr>
          <w:rFonts w:hint="eastAsia"/>
          <w:lang w:val="en-US" w:eastAsia="zh-CN"/>
        </w:rPr>
      </w:pPr>
      <w:r>
        <w:rPr>
          <w:rFonts w:hint="eastAsia"/>
          <w:lang w:val="en-US" w:eastAsia="zh-CN"/>
        </w:rPr>
        <w:t>4.2.1.1 2024年6月1日起，春秋季</w:t>
      </w:r>
      <w:ins w:id="431" w:author="lyz" w:date="2024-05-31T13:44:41Z">
        <w:r>
          <w:rPr>
            <w:rFonts w:hint="eastAsia"/>
            <w:lang w:val="en-US" w:eastAsia="zh-CN"/>
          </w:rPr>
          <w:t>（</w:t>
        </w:r>
      </w:ins>
      <w:del w:id="432" w:author="lyz" w:date="2024-05-31T13:44:40Z">
        <w:r>
          <w:rPr>
            <w:rFonts w:hint="eastAsia"/>
            <w:lang w:val="en-US" w:eastAsia="zh-CN"/>
          </w:rPr>
          <w:delText>(</w:delText>
        </w:r>
      </w:del>
      <w:ins w:id="433" w:author="lyz" w:date="2024-05-31T13:35:20Z">
        <w:r>
          <w:rPr>
            <w:rFonts w:hint="eastAsia"/>
            <w:lang w:val="en-US" w:eastAsia="zh-CN"/>
          </w:rPr>
          <w:t>2月、3月、4月、5月、6月、9月、10月、11月</w:t>
        </w:r>
      </w:ins>
      <w:del w:id="434" w:author="lyz" w:date="2024-05-31T13:35:20Z">
        <w:r>
          <w:rPr>
            <w:rFonts w:hint="eastAsia"/>
            <w:lang w:val="en-US" w:eastAsia="zh-CN"/>
          </w:rPr>
          <w:delText>2-6月、9-11月</w:delText>
        </w:r>
      </w:del>
      <w:ins w:id="435" w:author="lyz" w:date="2024-05-31T13:44:47Z">
        <w:r>
          <w:rPr>
            <w:rFonts w:hint="eastAsia"/>
            <w:lang w:val="en-US" w:eastAsia="zh-CN"/>
          </w:rPr>
          <w:t>）</w:t>
        </w:r>
      </w:ins>
      <w:del w:id="436" w:author="lyz" w:date="2024-05-31T13:44:46Z">
        <w:r>
          <w:rPr>
            <w:rFonts w:hint="eastAsia"/>
            <w:lang w:val="en-US" w:eastAsia="zh-CN"/>
          </w:rPr>
          <w:delText>)</w:delText>
        </w:r>
      </w:del>
      <w:del w:id="437" w:author="lyz" w:date="2024-05-31T13:46:51Z">
        <w:r>
          <w:rPr>
            <w:rFonts w:hint="eastAsia"/>
            <w:lang w:val="en-US" w:eastAsia="zh-CN"/>
          </w:rPr>
          <w:delText>:</w:delText>
        </w:r>
      </w:del>
      <w:ins w:id="438" w:author="lyz" w:date="2024-05-31T13:46:51Z">
        <w:r>
          <w:rPr>
            <w:rFonts w:hint="eastAsia"/>
            <w:lang w:val="en-US" w:eastAsia="zh-CN"/>
          </w:rPr>
          <w:t>：</w:t>
        </w:r>
      </w:ins>
      <w:r>
        <w:rPr>
          <w:rFonts w:hint="eastAsia"/>
          <w:lang w:val="en-US" w:eastAsia="zh-CN"/>
        </w:rPr>
        <w:t>高峰上浮50%，低谷下浮55%；夏冬季</w:t>
      </w:r>
      <w:del w:id="439" w:author="lyz" w:date="2024-05-31T13:45:05Z">
        <w:r>
          <w:rPr>
            <w:rFonts w:hint="eastAsia"/>
            <w:lang w:val="en-US" w:eastAsia="zh-CN"/>
          </w:rPr>
          <w:delText>(</w:delText>
        </w:r>
      </w:del>
      <w:ins w:id="440" w:author="lyz" w:date="2024-05-31T13:45:05Z">
        <w:r>
          <w:rPr>
            <w:rFonts w:hint="eastAsia"/>
            <w:lang w:val="en-US" w:eastAsia="zh-CN"/>
          </w:rPr>
          <w:t>（</w:t>
        </w:r>
      </w:ins>
      <w:r>
        <w:rPr>
          <w:rFonts w:hint="eastAsia"/>
          <w:lang w:val="en-US" w:eastAsia="zh-CN"/>
        </w:rPr>
        <w:t>1月、7月、8月、12月</w:t>
      </w:r>
      <w:del w:id="441" w:author="lyz" w:date="2024-05-31T13:45:22Z">
        <w:r>
          <w:rPr>
            <w:rFonts w:hint="eastAsia"/>
            <w:lang w:val="en-US" w:eastAsia="zh-CN"/>
          </w:rPr>
          <w:delText>)</w:delText>
        </w:r>
      </w:del>
      <w:ins w:id="442" w:author="lyz" w:date="2024-05-31T13:45:22Z">
        <w:r>
          <w:rPr>
            <w:rFonts w:hint="eastAsia"/>
            <w:lang w:val="en-US" w:eastAsia="zh-CN"/>
          </w:rPr>
          <w:t>）</w:t>
        </w:r>
      </w:ins>
      <w:del w:id="443" w:author="lyz" w:date="2024-05-31T13:46:51Z">
        <w:r>
          <w:rPr>
            <w:rFonts w:hint="eastAsia"/>
            <w:lang w:val="en-US" w:eastAsia="zh-CN"/>
          </w:rPr>
          <w:delText>:</w:delText>
        </w:r>
      </w:del>
      <w:ins w:id="444" w:author="lyz" w:date="2024-05-31T13:46:51Z">
        <w:r>
          <w:rPr>
            <w:rFonts w:hint="eastAsia"/>
            <w:lang w:val="en-US" w:eastAsia="zh-CN"/>
          </w:rPr>
          <w:t>：</w:t>
        </w:r>
      </w:ins>
      <w:r>
        <w:rPr>
          <w:rFonts w:hint="eastAsia"/>
          <w:lang w:val="en-US" w:eastAsia="zh-CN"/>
        </w:rPr>
        <w:t>尖峰上浮65%，高峰上浮50%，低谷下浮62%。深谷下浮80%。</w:t>
      </w:r>
    </w:p>
    <w:p w14:paraId="11C8D6AC">
      <w:pPr>
        <w:ind w:left="0" w:leftChars="0" w:firstLine="0" w:firstLineChars="0"/>
        <w:rPr>
          <w:del w:id="445" w:author="lyz" w:date="2024-05-28T11:31:41Z"/>
          <w:rFonts w:hint="eastAsia"/>
          <w:lang w:val="en-US" w:eastAsia="zh-CN"/>
        </w:rPr>
      </w:pPr>
      <w:del w:id="446" w:author="lyz" w:date="2024-05-28T11:31:41Z">
        <w:r>
          <w:rPr>
            <w:rFonts w:hint="eastAsia"/>
            <w:lang w:val="en-US" w:eastAsia="zh-CN"/>
          </w:rPr>
          <w:delText>4.2.1.2 2023年10月1日至2024年6月1日，尖峰上浮76%，高峰上浮21%，低谷下浮48%。[13]</w:delText>
        </w:r>
      </w:del>
    </w:p>
    <w:p w14:paraId="0C77646C">
      <w:pPr>
        <w:ind w:left="0" w:leftChars="0" w:firstLine="0" w:firstLineChars="0"/>
        <w:rPr>
          <w:rFonts w:hint="eastAsia"/>
          <w:lang w:val="en-US" w:eastAsia="zh-CN"/>
        </w:rPr>
      </w:pPr>
      <w:r>
        <w:rPr>
          <w:rFonts w:hint="eastAsia"/>
          <w:lang w:val="en-US" w:eastAsia="zh-CN"/>
        </w:rPr>
        <w:t>4.2.2低压一般工商业电价用户</w:t>
      </w:r>
      <w:ins w:id="447" w:author="lyz" w:date="2024-05-31T13:44:03Z">
        <w:r>
          <w:rPr>
            <w:rFonts w:hint="eastAsia"/>
            <w:lang w:val="en-US" w:eastAsia="zh-CN"/>
          </w:rPr>
          <w:t>峰谷电价浮动比例</w:t>
        </w:r>
      </w:ins>
    </w:p>
    <w:p w14:paraId="2A5B4A04">
      <w:pPr>
        <w:ind w:left="0" w:leftChars="0" w:firstLine="0" w:firstLineChars="0"/>
        <w:rPr>
          <w:del w:id="448" w:author="lyz" w:date="2024-05-28T12:59:03Z"/>
          <w:rFonts w:hint="eastAsia"/>
          <w:lang w:val="en-US" w:eastAsia="zh-CN"/>
        </w:rPr>
      </w:pPr>
      <w:del w:id="449" w:author="lyz" w:date="2024-05-28T12:59:03Z">
        <w:r>
          <w:rPr>
            <w:rFonts w:hint="eastAsia"/>
            <w:lang w:val="en-US" w:eastAsia="zh-CN"/>
          </w:rPr>
          <w:delText>4.2.2.1 2024年9月1日起，4.2.2.1.1 春秋季(2-6月、9-11月):高峰上浮50%，低谷下浮55%；夏冬季(1月、7月、8月、12月):尖峰上浮65%，高峰上浮50%，低谷下浮62%。深谷下浮80%。</w:delText>
        </w:r>
      </w:del>
    </w:p>
    <w:p w14:paraId="0C6CFEFA">
      <w:pPr>
        <w:pStyle w:val="2"/>
        <w:jc w:val="both"/>
        <w:rPr>
          <w:rFonts w:hint="eastAsia"/>
          <w:lang w:val="en-US" w:eastAsia="zh-CN"/>
        </w:rPr>
      </w:pPr>
      <w:r>
        <w:rPr>
          <w:rFonts w:hint="eastAsia"/>
          <w:lang w:val="en-US" w:eastAsia="zh-CN"/>
        </w:rPr>
        <w:t>4.2.2.2 2023年10月1日至2024年9月1日，尖峰上浮76%，高峰上浮21%，低谷下浮48%。[13]</w:t>
      </w:r>
    </w:p>
    <w:p w14:paraId="2FD22D5B">
      <w:pPr>
        <w:numPr>
          <w:ilvl w:val="0"/>
          <w:numId w:val="0"/>
        </w:numPr>
        <w:ind w:leftChars="0"/>
        <w:rPr>
          <w:rFonts w:hint="eastAsia"/>
          <w:lang w:val="en-US" w:eastAsia="zh-CN"/>
        </w:rPr>
      </w:pPr>
      <w:r>
        <w:rPr>
          <w:rFonts w:hint="eastAsia"/>
          <w:lang w:val="en-US" w:eastAsia="zh-CN"/>
        </w:rPr>
        <w:t>二、工商业电价：</w:t>
      </w:r>
    </w:p>
    <w:p w14:paraId="0AF5448C">
      <w:pPr>
        <w:pStyle w:val="2"/>
        <w:numPr>
          <w:ilvl w:val="0"/>
          <w:numId w:val="0"/>
        </w:numPr>
        <w:ind w:leftChars="0"/>
        <w:jc w:val="both"/>
        <w:rPr>
          <w:rFonts w:hint="eastAsia"/>
          <w:lang w:val="en-US" w:eastAsia="zh-CN"/>
        </w:rPr>
      </w:pPr>
      <w:r>
        <w:rPr>
          <w:rFonts w:hint="eastAsia"/>
          <w:lang w:val="en-US" w:eastAsia="zh-CN"/>
        </w:rPr>
        <w:t>1.定义：</w:t>
      </w:r>
    </w:p>
    <w:p w14:paraId="0D1E0C94">
      <w:pPr>
        <w:ind w:left="0" w:leftChars="0" w:firstLine="0" w:firstLineChars="0"/>
        <w:rPr>
          <w:rFonts w:hint="eastAsia"/>
          <w:lang w:val="en-US" w:eastAsia="zh-CN"/>
        </w:rPr>
      </w:pPr>
      <w:r>
        <w:rPr>
          <w:rFonts w:hint="eastAsia"/>
          <w:lang w:val="en-US" w:eastAsia="zh-CN"/>
        </w:rPr>
        <w:t>1.1工商业用户执行的电价，工商业用户包括大工业用户和一般工商业用户。</w:t>
      </w:r>
    </w:p>
    <w:p w14:paraId="668EDB44">
      <w:pPr>
        <w:numPr>
          <w:ilvl w:val="0"/>
          <w:numId w:val="0"/>
        </w:numPr>
        <w:ind w:leftChars="0"/>
        <w:rPr>
          <w:rFonts w:hint="eastAsia"/>
          <w:lang w:val="en-US" w:eastAsia="zh-CN"/>
        </w:rPr>
      </w:pPr>
      <w:r>
        <w:rPr>
          <w:rFonts w:hint="eastAsia"/>
          <w:lang w:val="en-US" w:eastAsia="zh-CN"/>
        </w:rPr>
        <w:t>2.分类：</w:t>
      </w:r>
    </w:p>
    <w:p w14:paraId="7E475812">
      <w:pPr>
        <w:numPr>
          <w:ilvl w:val="0"/>
          <w:numId w:val="0"/>
        </w:numPr>
        <w:ind w:leftChars="0"/>
        <w:rPr>
          <w:rFonts w:hint="eastAsia"/>
          <w:lang w:val="en-US" w:eastAsia="zh-CN"/>
        </w:rPr>
      </w:pPr>
      <w:r>
        <w:rPr>
          <w:rFonts w:hint="eastAsia"/>
          <w:lang w:val="en-US" w:eastAsia="zh-CN"/>
        </w:rPr>
        <w:t>2.1包括单一制电价和两部制电价。</w:t>
      </w:r>
    </w:p>
    <w:p w14:paraId="7D16617F">
      <w:pPr>
        <w:ind w:left="0" w:leftChars="0" w:firstLine="0" w:firstLineChars="0"/>
        <w:rPr>
          <w:rFonts w:hint="eastAsia"/>
          <w:lang w:val="en-US" w:eastAsia="zh-CN"/>
        </w:rPr>
      </w:pPr>
      <w:r>
        <w:rPr>
          <w:rFonts w:hint="eastAsia"/>
          <w:lang w:val="en-US" w:eastAsia="zh-CN"/>
        </w:rPr>
        <w:t>2.1.1单一制电价：</w:t>
      </w:r>
    </w:p>
    <w:p w14:paraId="67411319">
      <w:pPr>
        <w:ind w:left="0" w:leftChars="0" w:firstLine="0" w:firstLineChars="0"/>
        <w:rPr>
          <w:rFonts w:hint="eastAsia"/>
          <w:lang w:val="en-US" w:eastAsia="zh-CN"/>
        </w:rPr>
      </w:pPr>
      <w:r>
        <w:rPr>
          <w:rFonts w:hint="eastAsia"/>
          <w:lang w:val="en-US" w:eastAsia="zh-CN"/>
        </w:rPr>
        <w:t>2.1.1.1定义：</w:t>
      </w:r>
    </w:p>
    <w:p w14:paraId="6568059A">
      <w:pPr>
        <w:ind w:left="0" w:leftChars="0" w:firstLine="0" w:firstLineChars="0"/>
        <w:rPr>
          <w:rFonts w:hint="eastAsia"/>
          <w:lang w:val="en-US" w:eastAsia="zh-CN"/>
        </w:rPr>
      </w:pPr>
      <w:r>
        <w:rPr>
          <w:rFonts w:hint="eastAsia"/>
          <w:lang w:val="en-US" w:eastAsia="zh-CN"/>
        </w:rPr>
        <w:t>2.1.1.1.1仅含电度电价，电度电价乘以电量计算得到电度电费。单一制电价用户无需交纳基本电费。</w:t>
      </w:r>
    </w:p>
    <w:p w14:paraId="675A83EA">
      <w:pPr>
        <w:pStyle w:val="2"/>
        <w:jc w:val="both"/>
        <w:rPr>
          <w:rFonts w:hint="eastAsia"/>
          <w:lang w:val="en-US" w:eastAsia="zh-CN"/>
        </w:rPr>
      </w:pPr>
      <w:r>
        <w:rPr>
          <w:rFonts w:hint="eastAsia"/>
          <w:lang w:val="en-US" w:eastAsia="zh-CN"/>
        </w:rPr>
        <w:t>2.1.1.1.1.1电度电费：根据用户实际用电量计算的电费。</w:t>
      </w:r>
    </w:p>
    <w:p w14:paraId="07B92877">
      <w:pPr>
        <w:pStyle w:val="2"/>
        <w:numPr>
          <w:ilvl w:val="0"/>
          <w:numId w:val="0"/>
        </w:numPr>
        <w:ind w:leftChars="0"/>
        <w:jc w:val="both"/>
        <w:rPr>
          <w:rFonts w:hint="eastAsia"/>
          <w:lang w:val="en-US" w:eastAsia="zh-CN"/>
        </w:rPr>
      </w:pPr>
      <w:r>
        <w:rPr>
          <w:rFonts w:hint="eastAsia"/>
          <w:lang w:val="en-US" w:eastAsia="zh-CN"/>
        </w:rPr>
        <w:t>2.1.1.2</w:t>
      </w:r>
      <w:ins w:id="450" w:author="lyz" w:date="2024-05-31T13:48:40Z">
        <w:r>
          <w:rPr>
            <w:rFonts w:hint="eastAsia"/>
            <w:lang w:val="en-US" w:eastAsia="zh-CN"/>
          </w:rPr>
          <w:t>单一制</w:t>
        </w:r>
      </w:ins>
      <w:ins w:id="451" w:author="lyz" w:date="2024-05-31T13:48:41Z">
        <w:r>
          <w:rPr>
            <w:rFonts w:hint="eastAsia"/>
            <w:lang w:val="en-US" w:eastAsia="zh-CN"/>
          </w:rPr>
          <w:t>电价</w:t>
        </w:r>
      </w:ins>
      <w:r>
        <w:rPr>
          <w:rFonts w:hint="eastAsia"/>
          <w:lang w:val="en-US" w:eastAsia="zh-CN"/>
        </w:rPr>
        <w:t>执行范围：[13]</w:t>
      </w:r>
    </w:p>
    <w:p w14:paraId="084A4B37">
      <w:pPr>
        <w:ind w:left="0" w:leftChars="0" w:firstLine="0" w:firstLineChars="0"/>
        <w:rPr>
          <w:rFonts w:hint="eastAsia"/>
          <w:lang w:val="en-US" w:eastAsia="zh-CN"/>
        </w:rPr>
      </w:pPr>
      <w:r>
        <w:rPr>
          <w:rFonts w:hint="eastAsia"/>
          <w:lang w:val="en-US" w:eastAsia="zh-CN"/>
        </w:rPr>
        <w:t>2.1.1.2.1 运行容量</w:t>
      </w:r>
      <w:ins w:id="452" w:author="84622" w:date="2024-05-31T22:41:47Z">
        <w:r>
          <w:rPr>
            <w:rFonts w:hint="eastAsia"/>
            <w:lang w:val="en-US" w:eastAsia="zh-CN"/>
          </w:rPr>
          <w:t>小于</w:t>
        </w:r>
      </w:ins>
      <w:ins w:id="453" w:author="84622" w:date="2024-05-31T22:41:55Z">
        <w:r>
          <w:rPr>
            <w:rFonts w:hint="eastAsia"/>
            <w:lang w:val="en-US" w:eastAsia="zh-CN"/>
          </w:rPr>
          <w:t>或</w:t>
        </w:r>
      </w:ins>
      <w:ins w:id="454" w:author="84622" w:date="2024-05-31T22:41:50Z">
        <w:r>
          <w:rPr>
            <w:rFonts w:hint="eastAsia"/>
            <w:lang w:val="en-US" w:eastAsia="zh-CN"/>
          </w:rPr>
          <w:t>等于</w:t>
        </w:r>
      </w:ins>
      <w:del w:id="455" w:author="84622" w:date="2024-05-31T22:41:43Z">
        <w:r>
          <w:rPr>
            <w:rFonts w:hint="eastAsia"/>
            <w:lang w:val="en-US" w:eastAsia="zh-CN"/>
          </w:rPr>
          <w:delText>在</w:delText>
        </w:r>
      </w:del>
      <w:r>
        <w:rPr>
          <w:rFonts w:hint="eastAsia"/>
          <w:lang w:val="en-US" w:eastAsia="zh-CN"/>
        </w:rPr>
        <w:t>100千伏安</w:t>
      </w:r>
      <w:del w:id="456" w:author="84622" w:date="2024-05-31T23:37:56Z">
        <w:r>
          <w:rPr>
            <w:rFonts w:hint="eastAsia"/>
            <w:lang w:val="en-US" w:eastAsia="zh-CN"/>
          </w:rPr>
          <w:delText>及以下</w:delText>
        </w:r>
      </w:del>
      <w:r>
        <w:rPr>
          <w:rFonts w:hint="eastAsia"/>
          <w:lang w:val="en-US" w:eastAsia="zh-CN"/>
        </w:rPr>
        <w:t>的工商业用户，</w:t>
      </w:r>
      <w:ins w:id="457" w:author="84622" w:date="2024-05-29T12:46:16Z">
        <w:r>
          <w:rPr>
            <w:rFonts w:hint="eastAsia"/>
            <w:lang w:val="en-US" w:eastAsia="zh-CN"/>
          </w:rPr>
          <w:t>或</w:t>
        </w:r>
      </w:ins>
      <w:ins w:id="458" w:author="84622" w:date="2024-05-29T12:47:39Z">
        <w:r>
          <w:rPr>
            <w:rFonts w:hint="eastAsia"/>
            <w:lang w:val="en-US" w:eastAsia="zh-CN"/>
          </w:rPr>
          <w:t>办理</w:t>
        </w:r>
      </w:ins>
      <w:ins w:id="459" w:author="84622" w:date="2024-05-29T12:46:32Z">
        <w:r>
          <w:rPr>
            <w:rFonts w:hint="eastAsia"/>
            <w:lang w:val="en-US" w:eastAsia="zh-CN"/>
          </w:rPr>
          <w:t>增容</w:t>
        </w:r>
      </w:ins>
      <w:ins w:id="460" w:author="84622" w:date="2024-05-29T12:46:33Z">
        <w:r>
          <w:rPr>
            <w:rFonts w:hint="eastAsia"/>
            <w:lang w:val="en-US" w:eastAsia="zh-CN"/>
          </w:rPr>
          <w:t>、</w:t>
        </w:r>
      </w:ins>
      <w:ins w:id="461" w:author="84622" w:date="2024-05-29T12:46:37Z">
        <w:r>
          <w:rPr>
            <w:rFonts w:hint="eastAsia"/>
            <w:lang w:val="en-US" w:eastAsia="zh-CN"/>
          </w:rPr>
          <w:t>减容</w:t>
        </w:r>
      </w:ins>
      <w:ins w:id="462" w:author="84622" w:date="2024-05-29T12:46:39Z">
        <w:r>
          <w:rPr>
            <w:rFonts w:hint="eastAsia"/>
            <w:lang w:val="en-US" w:eastAsia="zh-CN"/>
          </w:rPr>
          <w:t>、</w:t>
        </w:r>
      </w:ins>
      <w:ins w:id="463" w:author="84622" w:date="2024-05-29T12:47:07Z">
        <w:r>
          <w:rPr>
            <w:rFonts w:hint="eastAsia"/>
            <w:lang w:val="en-US" w:eastAsia="zh-CN"/>
          </w:rPr>
          <w:t>减容</w:t>
        </w:r>
      </w:ins>
      <w:ins w:id="464" w:author="84622" w:date="2024-05-29T12:47:08Z">
        <w:r>
          <w:rPr>
            <w:rFonts w:hint="eastAsia"/>
            <w:lang w:val="en-US" w:eastAsia="zh-CN"/>
          </w:rPr>
          <w:t>恢复</w:t>
        </w:r>
      </w:ins>
      <w:ins w:id="465" w:author="84622" w:date="2024-05-29T12:47:10Z">
        <w:r>
          <w:rPr>
            <w:rFonts w:hint="eastAsia"/>
            <w:lang w:val="en-US" w:eastAsia="zh-CN"/>
          </w:rPr>
          <w:t>后</w:t>
        </w:r>
      </w:ins>
      <w:ins w:id="466" w:author="84622" w:date="2024-05-29T12:47:18Z">
        <w:r>
          <w:rPr>
            <w:rFonts w:hint="eastAsia"/>
            <w:lang w:val="en-US" w:eastAsia="zh-CN"/>
          </w:rPr>
          <w:t>运行容量</w:t>
        </w:r>
      </w:ins>
      <w:ins w:id="467" w:author="84622" w:date="2024-05-31T22:42:15Z">
        <w:r>
          <w:rPr>
            <w:rFonts w:hint="eastAsia"/>
            <w:lang w:val="en-US" w:eastAsia="zh-CN"/>
          </w:rPr>
          <w:t>小于或等于</w:t>
        </w:r>
      </w:ins>
      <w:ins w:id="468" w:author="84622" w:date="2024-05-29T12:47:18Z">
        <w:r>
          <w:rPr>
            <w:rFonts w:hint="eastAsia"/>
            <w:lang w:val="en-US" w:eastAsia="zh-CN"/>
          </w:rPr>
          <w:t>100千伏安的工商业用户</w:t>
        </w:r>
      </w:ins>
      <w:ins w:id="469" w:author="84622" w:date="2024-05-29T12:47:21Z">
        <w:r>
          <w:rPr>
            <w:rFonts w:hint="eastAsia"/>
            <w:lang w:val="en-US" w:eastAsia="zh-CN"/>
          </w:rPr>
          <w:t>，</w:t>
        </w:r>
      </w:ins>
      <w:r>
        <w:rPr>
          <w:rFonts w:hint="eastAsia"/>
          <w:lang w:val="en-US" w:eastAsia="zh-CN"/>
        </w:rPr>
        <w:t>执行单一制电价，不收取基本电费。</w:t>
      </w:r>
    </w:p>
    <w:p w14:paraId="6AB05358">
      <w:pPr>
        <w:numPr>
          <w:ilvl w:val="0"/>
          <w:numId w:val="0"/>
        </w:numPr>
        <w:ind w:leftChars="0"/>
        <w:rPr>
          <w:rFonts w:hint="eastAsia"/>
          <w:lang w:val="en-US" w:eastAsia="zh-CN"/>
        </w:rPr>
      </w:pPr>
      <w:r>
        <w:rPr>
          <w:rFonts w:hint="eastAsia"/>
          <w:lang w:val="en-US" w:eastAsia="zh-CN"/>
        </w:rPr>
        <w:t>2.1.2两部制电价：</w:t>
      </w:r>
    </w:p>
    <w:p w14:paraId="5229F9BE">
      <w:pPr>
        <w:numPr>
          <w:ilvl w:val="0"/>
          <w:numId w:val="0"/>
        </w:numPr>
        <w:ind w:leftChars="0"/>
        <w:rPr>
          <w:rFonts w:hint="eastAsia"/>
          <w:lang w:val="en-US" w:eastAsia="zh-CN"/>
        </w:rPr>
      </w:pPr>
      <w:r>
        <w:rPr>
          <w:rFonts w:hint="eastAsia"/>
          <w:lang w:val="en-US" w:eastAsia="zh-CN"/>
        </w:rPr>
        <w:t>2.1.2.1定义：</w:t>
      </w:r>
    </w:p>
    <w:p w14:paraId="4A192B56">
      <w:pPr>
        <w:numPr>
          <w:ilvl w:val="0"/>
          <w:numId w:val="0"/>
        </w:numPr>
        <w:ind w:leftChars="0"/>
        <w:rPr>
          <w:rFonts w:hint="eastAsia"/>
          <w:lang w:val="en-US" w:eastAsia="zh-CN"/>
        </w:rPr>
      </w:pPr>
      <w:r>
        <w:rPr>
          <w:rFonts w:hint="eastAsia"/>
          <w:lang w:val="en-US" w:eastAsia="zh-CN"/>
        </w:rPr>
        <w:t>2.1.2.1.1由基本电价和电度电价组成，基本电价乘以运行</w:t>
      </w:r>
      <w:r>
        <w:rPr>
          <w:rFonts w:hint="eastAsia"/>
        </w:rPr>
        <w:t>容量或最大需量</w:t>
      </w:r>
      <w:r>
        <w:rPr>
          <w:rFonts w:hint="eastAsia"/>
          <w:lang w:val="en-US" w:eastAsia="zh-CN"/>
        </w:rPr>
        <w:t>得到基本电费，电度电价乘以电量计算得到电度电费。</w:t>
      </w:r>
    </w:p>
    <w:p w14:paraId="72A104D1">
      <w:pPr>
        <w:ind w:left="0" w:leftChars="0" w:firstLine="0" w:firstLineChars="0"/>
        <w:rPr>
          <w:rFonts w:hint="eastAsia"/>
          <w:lang w:eastAsia="zh-CN"/>
        </w:rPr>
      </w:pPr>
      <w:r>
        <w:rPr>
          <w:rFonts w:hint="eastAsia"/>
          <w:lang w:val="en-US" w:eastAsia="zh-CN"/>
        </w:rPr>
        <w:t>2.1.2.1.1.1</w:t>
      </w:r>
      <w:r>
        <w:rPr>
          <w:rFonts w:hint="eastAsia"/>
        </w:rPr>
        <w:t>基本电费</w:t>
      </w:r>
      <w:r>
        <w:rPr>
          <w:rFonts w:hint="eastAsia"/>
          <w:lang w:eastAsia="zh-CN"/>
        </w:rPr>
        <w:t>：</w:t>
      </w:r>
    </w:p>
    <w:p w14:paraId="5136B1ED">
      <w:pPr>
        <w:ind w:left="0" w:leftChars="0" w:firstLine="0" w:firstLineChars="0"/>
        <w:rPr>
          <w:rFonts w:hint="eastAsia"/>
          <w:lang w:val="en-US" w:eastAsia="zh-CN"/>
        </w:rPr>
      </w:pPr>
      <w:r>
        <w:rPr>
          <w:rFonts w:hint="eastAsia"/>
          <w:lang w:val="en-US" w:eastAsia="zh-CN"/>
        </w:rPr>
        <w:t>2.1.2.1.1.1.1定义：</w:t>
      </w:r>
    </w:p>
    <w:p w14:paraId="733E6AD4">
      <w:pPr>
        <w:ind w:left="0" w:leftChars="0" w:firstLine="0" w:firstLineChars="0"/>
        <w:rPr>
          <w:rFonts w:hint="eastAsia"/>
        </w:rPr>
      </w:pPr>
      <w:r>
        <w:rPr>
          <w:rFonts w:hint="eastAsia"/>
          <w:lang w:val="en-US" w:eastAsia="zh-CN"/>
        </w:rPr>
        <w:t>2.1.2.1.1.1.1.1</w:t>
      </w:r>
      <w:r>
        <w:rPr>
          <w:rFonts w:hint="eastAsia"/>
        </w:rPr>
        <w:t>是指根据</w:t>
      </w:r>
      <w:r>
        <w:rPr>
          <w:rFonts w:hint="eastAsia"/>
          <w:lang w:val="en-US" w:eastAsia="zh-CN"/>
        </w:rPr>
        <w:t>运行容量</w:t>
      </w:r>
      <w:r>
        <w:rPr>
          <w:rFonts w:hint="eastAsia"/>
        </w:rPr>
        <w:t>或最大需量计算的电费</w:t>
      </w:r>
      <w:ins w:id="470" w:author="84622" w:date="2024-05-31T22:11:39Z">
        <w:r>
          <w:rPr>
            <w:rFonts w:hint="eastAsia"/>
            <w:lang w:eastAsia="zh-CN"/>
          </w:rPr>
          <w:t>，</w:t>
        </w:r>
      </w:ins>
      <w:ins w:id="471" w:author="84622" w:date="2024-05-31T22:11:46Z">
        <w:r>
          <w:rPr>
            <w:rFonts w:hint="eastAsia"/>
            <w:lang w:val="en-US" w:eastAsia="zh-CN"/>
          </w:rPr>
          <w:t>用户</w:t>
        </w:r>
      </w:ins>
      <w:ins w:id="472" w:author="84622" w:date="2024-05-31T22:11:47Z">
        <w:r>
          <w:rPr>
            <w:rFonts w:hint="eastAsia"/>
            <w:lang w:val="en-US" w:eastAsia="zh-CN"/>
          </w:rPr>
          <w:t>不能</w:t>
        </w:r>
      </w:ins>
      <w:ins w:id="473" w:author="84622" w:date="2024-05-31T22:11:51Z">
        <w:r>
          <w:rPr>
            <w:rFonts w:hint="eastAsia"/>
            <w:lang w:val="en-US" w:eastAsia="zh-CN"/>
          </w:rPr>
          <w:t>同时</w:t>
        </w:r>
      </w:ins>
      <w:ins w:id="474" w:author="84622" w:date="2024-05-31T22:11:52Z">
        <w:r>
          <w:rPr>
            <w:rFonts w:hint="eastAsia"/>
            <w:lang w:val="en-US" w:eastAsia="zh-CN"/>
          </w:rPr>
          <w:t>选择</w:t>
        </w:r>
      </w:ins>
      <w:ins w:id="475" w:author="84622" w:date="2024-05-31T22:11:55Z">
        <w:r>
          <w:rPr>
            <w:rFonts w:hint="eastAsia"/>
            <w:lang w:val="en-US" w:eastAsia="zh-CN"/>
          </w:rPr>
          <w:t>两</w:t>
        </w:r>
      </w:ins>
      <w:ins w:id="476" w:author="84622" w:date="2024-05-31T22:12:00Z">
        <w:r>
          <w:rPr>
            <w:rFonts w:hint="eastAsia"/>
            <w:lang w:val="en-US" w:eastAsia="zh-CN"/>
          </w:rPr>
          <w:t>种</w:t>
        </w:r>
      </w:ins>
      <w:ins w:id="477" w:author="84622" w:date="2024-05-31T22:14:19Z">
        <w:r>
          <w:rPr>
            <w:rFonts w:hint="eastAsia"/>
            <w:lang w:val="en-US" w:eastAsia="zh-CN"/>
          </w:rPr>
          <w:t>或</w:t>
        </w:r>
      </w:ins>
      <w:ins w:id="478" w:author="84622" w:date="2024-05-31T22:14:21Z">
        <w:r>
          <w:rPr>
            <w:rFonts w:hint="eastAsia"/>
            <w:lang w:val="en-US" w:eastAsia="zh-CN"/>
          </w:rPr>
          <w:t>三种</w:t>
        </w:r>
      </w:ins>
      <w:ins w:id="479" w:author="84622" w:date="2024-05-31T22:12:06Z">
        <w:r>
          <w:rPr>
            <w:rFonts w:hint="eastAsia"/>
            <w:lang w:val="en-US" w:eastAsia="zh-CN"/>
          </w:rPr>
          <w:t>计费</w:t>
        </w:r>
      </w:ins>
      <w:ins w:id="480" w:author="84622" w:date="2024-05-31T22:12:08Z">
        <w:r>
          <w:rPr>
            <w:rFonts w:hint="eastAsia"/>
            <w:lang w:val="en-US" w:eastAsia="zh-CN"/>
          </w:rPr>
          <w:t>方式</w:t>
        </w:r>
      </w:ins>
      <w:ins w:id="481" w:author="84622" w:date="2024-05-31T22:12:23Z">
        <w:r>
          <w:rPr>
            <w:rFonts w:hint="eastAsia"/>
            <w:lang w:val="en-US" w:eastAsia="zh-CN"/>
          </w:rPr>
          <w:t>计收</w:t>
        </w:r>
      </w:ins>
      <w:ins w:id="482" w:author="84622" w:date="2024-05-31T22:12:26Z">
        <w:r>
          <w:rPr>
            <w:rFonts w:hint="eastAsia"/>
            <w:lang w:val="en-US" w:eastAsia="zh-CN"/>
          </w:rPr>
          <w:t>基本</w:t>
        </w:r>
      </w:ins>
      <w:ins w:id="483" w:author="84622" w:date="2024-05-31T22:12:27Z">
        <w:r>
          <w:rPr>
            <w:rFonts w:hint="eastAsia"/>
            <w:lang w:val="en-US" w:eastAsia="zh-CN"/>
          </w:rPr>
          <w:t>电费，</w:t>
        </w:r>
      </w:ins>
      <w:ins w:id="484" w:author="84622" w:date="2024-05-31T22:12:33Z">
        <w:r>
          <w:rPr>
            <w:rFonts w:hint="eastAsia"/>
            <w:lang w:val="en-US" w:eastAsia="zh-CN"/>
          </w:rPr>
          <w:t>只能</w:t>
        </w:r>
      </w:ins>
      <w:ins w:id="485" w:author="84622" w:date="2024-05-31T22:12:35Z">
        <w:r>
          <w:rPr>
            <w:rFonts w:hint="eastAsia"/>
            <w:lang w:val="en-US" w:eastAsia="zh-CN"/>
          </w:rPr>
          <w:t>选择</w:t>
        </w:r>
      </w:ins>
      <w:ins w:id="486" w:author="84622" w:date="2024-05-31T22:12:37Z">
        <w:r>
          <w:rPr>
            <w:rFonts w:hint="eastAsia"/>
            <w:lang w:val="en-US" w:eastAsia="zh-CN"/>
          </w:rPr>
          <w:t>其中</w:t>
        </w:r>
      </w:ins>
      <w:ins w:id="487" w:author="84622" w:date="2024-05-31T22:12:38Z">
        <w:r>
          <w:rPr>
            <w:rFonts w:hint="eastAsia"/>
            <w:lang w:val="en-US" w:eastAsia="zh-CN"/>
          </w:rPr>
          <w:t>一种</w:t>
        </w:r>
      </w:ins>
      <w:ins w:id="488" w:author="84622" w:date="2024-05-31T22:12:39Z">
        <w:r>
          <w:rPr>
            <w:rFonts w:hint="eastAsia"/>
            <w:lang w:val="en-US" w:eastAsia="zh-CN"/>
          </w:rPr>
          <w:t>，</w:t>
        </w:r>
      </w:ins>
      <w:ins w:id="489" w:author="84622" w:date="2024-05-31T22:14:54Z">
        <w:r>
          <w:rPr>
            <w:rFonts w:hint="eastAsia"/>
            <w:lang w:val="en-US" w:eastAsia="zh-CN"/>
          </w:rPr>
          <w:t>要么</w:t>
        </w:r>
      </w:ins>
      <w:ins w:id="490" w:author="84622" w:date="2024-05-31T22:12:43Z">
        <w:r>
          <w:rPr>
            <w:rFonts w:hint="eastAsia"/>
            <w:lang w:val="en-US" w:eastAsia="zh-CN"/>
          </w:rPr>
          <w:t>按</w:t>
        </w:r>
      </w:ins>
      <w:ins w:id="491" w:author="84622" w:date="2024-05-31T22:12:46Z">
        <w:r>
          <w:rPr>
            <w:rFonts w:hint="eastAsia"/>
            <w:lang w:val="en-US" w:eastAsia="zh-CN"/>
          </w:rPr>
          <w:t>容量</w:t>
        </w:r>
      </w:ins>
      <w:ins w:id="492" w:author="84622" w:date="2024-05-31T22:12:49Z">
        <w:r>
          <w:rPr>
            <w:rFonts w:hint="eastAsia"/>
            <w:lang w:val="en-US" w:eastAsia="zh-CN"/>
          </w:rPr>
          <w:t>计收</w:t>
        </w:r>
      </w:ins>
      <w:ins w:id="493" w:author="84622" w:date="2024-05-31T22:12:55Z">
        <w:r>
          <w:rPr>
            <w:rFonts w:hint="eastAsia"/>
            <w:lang w:val="en-US" w:eastAsia="zh-CN"/>
          </w:rPr>
          <w:t>基本电费</w:t>
        </w:r>
      </w:ins>
      <w:ins w:id="494" w:author="84622" w:date="2024-05-31T22:12:56Z">
        <w:r>
          <w:rPr>
            <w:rFonts w:hint="eastAsia"/>
            <w:lang w:val="en-US" w:eastAsia="zh-CN"/>
          </w:rPr>
          <w:t>，</w:t>
        </w:r>
      </w:ins>
      <w:ins w:id="495" w:author="84622" w:date="2024-05-31T22:12:57Z">
        <w:r>
          <w:rPr>
            <w:rFonts w:hint="eastAsia"/>
            <w:lang w:val="en-US" w:eastAsia="zh-CN"/>
          </w:rPr>
          <w:t>要么</w:t>
        </w:r>
      </w:ins>
      <w:ins w:id="496" w:author="84622" w:date="2024-05-31T22:12:58Z">
        <w:r>
          <w:rPr>
            <w:rFonts w:hint="eastAsia"/>
            <w:lang w:val="en-US" w:eastAsia="zh-CN"/>
          </w:rPr>
          <w:t>按</w:t>
        </w:r>
      </w:ins>
      <w:ins w:id="497" w:author="84622" w:date="2024-05-31T22:15:03Z">
        <w:r>
          <w:rPr>
            <w:rFonts w:hint="eastAsia"/>
            <w:lang w:val="en-US" w:eastAsia="zh-CN"/>
          </w:rPr>
          <w:t>实际</w:t>
        </w:r>
      </w:ins>
      <w:ins w:id="498" w:author="84622" w:date="2024-05-31T22:13:00Z">
        <w:r>
          <w:rPr>
            <w:rFonts w:hint="eastAsia"/>
            <w:lang w:val="en-US" w:eastAsia="zh-CN"/>
          </w:rPr>
          <w:t>最大</w:t>
        </w:r>
      </w:ins>
      <w:ins w:id="499" w:author="84622" w:date="2024-05-31T22:13:01Z">
        <w:r>
          <w:rPr>
            <w:rFonts w:hint="eastAsia"/>
            <w:lang w:val="en-US" w:eastAsia="zh-CN"/>
          </w:rPr>
          <w:t>需量</w:t>
        </w:r>
      </w:ins>
      <w:ins w:id="500" w:author="84622" w:date="2024-05-31T22:13:03Z">
        <w:r>
          <w:rPr>
            <w:rFonts w:hint="eastAsia"/>
            <w:lang w:val="en-US" w:eastAsia="zh-CN"/>
          </w:rPr>
          <w:t>计收</w:t>
        </w:r>
      </w:ins>
      <w:ins w:id="501" w:author="84622" w:date="2024-05-31T22:14:36Z">
        <w:r>
          <w:rPr>
            <w:rFonts w:hint="eastAsia"/>
            <w:lang w:val="en-US" w:eastAsia="zh-CN"/>
          </w:rPr>
          <w:t>，</w:t>
        </w:r>
      </w:ins>
      <w:ins w:id="502" w:author="84622" w:date="2024-05-31T22:14:37Z">
        <w:r>
          <w:rPr>
            <w:rFonts w:hint="eastAsia"/>
            <w:lang w:val="en-US" w:eastAsia="zh-CN"/>
          </w:rPr>
          <w:t>要么</w:t>
        </w:r>
      </w:ins>
      <w:ins w:id="503" w:author="84622" w:date="2024-05-31T22:14:59Z">
        <w:r>
          <w:rPr>
            <w:rFonts w:hint="eastAsia"/>
            <w:lang w:val="en-US" w:eastAsia="zh-CN"/>
          </w:rPr>
          <w:t>按</w:t>
        </w:r>
      </w:ins>
      <w:ins w:id="504" w:author="84622" w:date="2024-05-31T22:15:06Z">
        <w:r>
          <w:rPr>
            <w:rFonts w:hint="eastAsia"/>
            <w:lang w:val="en-US" w:eastAsia="zh-CN"/>
          </w:rPr>
          <w:t>合同</w:t>
        </w:r>
      </w:ins>
      <w:ins w:id="505" w:author="84622" w:date="2024-05-31T22:15:07Z">
        <w:r>
          <w:rPr>
            <w:rFonts w:hint="eastAsia"/>
            <w:lang w:val="en-US" w:eastAsia="zh-CN"/>
          </w:rPr>
          <w:t>最大</w:t>
        </w:r>
      </w:ins>
      <w:ins w:id="506" w:author="84622" w:date="2024-05-31T22:15:08Z">
        <w:r>
          <w:rPr>
            <w:rFonts w:hint="eastAsia"/>
            <w:lang w:val="en-US" w:eastAsia="zh-CN"/>
          </w:rPr>
          <w:t>需量</w:t>
        </w:r>
      </w:ins>
      <w:ins w:id="507" w:author="84622" w:date="2024-05-31T22:15:09Z">
        <w:r>
          <w:rPr>
            <w:rFonts w:hint="eastAsia"/>
            <w:lang w:val="en-US" w:eastAsia="zh-CN"/>
          </w:rPr>
          <w:t>计收</w:t>
        </w:r>
      </w:ins>
      <w:r>
        <w:rPr>
          <w:rFonts w:hint="eastAsia"/>
        </w:rPr>
        <w:t>。</w:t>
      </w:r>
    </w:p>
    <w:p w14:paraId="6FE130D3">
      <w:pPr>
        <w:pStyle w:val="2"/>
        <w:jc w:val="both"/>
        <w:rPr>
          <w:rFonts w:hint="eastAsia" w:eastAsia="仿宋"/>
          <w:lang w:val="en-US" w:eastAsia="zh-CN"/>
        </w:rPr>
      </w:pPr>
      <w:r>
        <w:rPr>
          <w:rFonts w:hint="eastAsia"/>
          <w:lang w:val="en-US" w:eastAsia="zh-CN"/>
        </w:rPr>
        <w:t>2.1.2.1.1.1.1.1.1运行容量：变压器容量</w:t>
      </w:r>
      <w:del w:id="508" w:author="(_ _).｡oO" w:date="2024-05-24T11:34:00Z">
        <w:r>
          <w:rPr>
            <w:rFonts w:hint="default"/>
            <w:lang w:val="en-US" w:eastAsia="zh-CN"/>
          </w:rPr>
          <w:delText>和</w:delText>
        </w:r>
      </w:del>
      <w:ins w:id="509" w:author="(_ _).｡oO" w:date="2024-05-24T11:34:00Z">
        <w:r>
          <w:rPr>
            <w:rFonts w:hint="eastAsia"/>
            <w:lang w:val="en-US" w:eastAsia="zh-CN"/>
          </w:rPr>
          <w:t>、</w:t>
        </w:r>
      </w:ins>
      <w:r>
        <w:rPr>
          <w:rFonts w:hint="eastAsia"/>
          <w:lang w:val="en-US" w:eastAsia="zh-CN"/>
        </w:rPr>
        <w:t>不通过</w:t>
      </w:r>
      <w:del w:id="510" w:author="(_ _).｡oO" w:date="2024-05-24T11:33:00Z">
        <w:r>
          <w:rPr>
            <w:rFonts w:hint="eastAsia"/>
            <w:lang w:val="en-US" w:eastAsia="zh-CN"/>
          </w:rPr>
          <w:delText>受电</w:delText>
        </w:r>
      </w:del>
      <w:r>
        <w:rPr>
          <w:rFonts w:hint="eastAsia"/>
          <w:lang w:val="en-US" w:eastAsia="zh-CN"/>
        </w:rPr>
        <w:t>变压器的高压电动机</w:t>
      </w:r>
      <w:r>
        <w:rPr>
          <w:rFonts w:hint="eastAsia"/>
        </w:rPr>
        <w:t>容量</w:t>
      </w:r>
      <w:r>
        <w:rPr>
          <w:rFonts w:hint="eastAsia"/>
          <w:lang w:eastAsia="zh-CN"/>
        </w:rPr>
        <w:t>。</w:t>
      </w:r>
    </w:p>
    <w:p w14:paraId="2D32D029">
      <w:pPr>
        <w:pStyle w:val="2"/>
        <w:jc w:val="both"/>
        <w:rPr>
          <w:rFonts w:hint="eastAsia"/>
          <w:lang w:val="en-US" w:eastAsia="zh-CN"/>
        </w:rPr>
      </w:pPr>
      <w:r>
        <w:rPr>
          <w:rFonts w:hint="eastAsia"/>
          <w:lang w:val="en-US" w:eastAsia="zh-CN"/>
        </w:rPr>
        <w:t>2.1.2.1.1.1.1.1.2需量：指15分钟内的平均功率，可近似认为是负荷。</w:t>
      </w:r>
    </w:p>
    <w:p w14:paraId="408B7AE2">
      <w:pPr>
        <w:ind w:left="0" w:leftChars="0" w:firstLine="0" w:firstLineChars="0"/>
        <w:rPr>
          <w:rFonts w:hint="eastAsia" w:eastAsia="仿宋"/>
          <w:lang w:val="en-US" w:eastAsia="zh-CN"/>
        </w:rPr>
      </w:pPr>
      <w:r>
        <w:rPr>
          <w:rFonts w:hint="eastAsia"/>
          <w:lang w:val="en-US" w:eastAsia="zh-CN"/>
        </w:rPr>
        <w:t>2.1.2.1.1.1.1.1.3最大需量：一个结算周期（一个自然月）内，需量的最大值。</w:t>
      </w:r>
    </w:p>
    <w:p w14:paraId="250AA170">
      <w:pPr>
        <w:pStyle w:val="2"/>
        <w:numPr>
          <w:ilvl w:val="0"/>
          <w:numId w:val="0"/>
        </w:numPr>
        <w:ind w:leftChars="0"/>
        <w:jc w:val="both"/>
        <w:rPr>
          <w:rFonts w:hint="eastAsia"/>
          <w:lang w:val="en-US" w:eastAsia="zh-CN"/>
        </w:rPr>
      </w:pPr>
      <w:r>
        <w:rPr>
          <w:rFonts w:hint="eastAsia"/>
          <w:lang w:val="en-US" w:eastAsia="zh-CN"/>
        </w:rPr>
        <w:t>2.1.2.1.1.1.2</w:t>
      </w:r>
      <w:ins w:id="511" w:author="lyz" w:date="2024-05-31T13:48:57Z">
        <w:r>
          <w:rPr>
            <w:rFonts w:hint="eastAsia"/>
            <w:lang w:val="en-US" w:eastAsia="zh-CN"/>
          </w:rPr>
          <w:t>两部制</w:t>
        </w:r>
      </w:ins>
      <w:ins w:id="512" w:author="lyz" w:date="2024-05-31T13:49:02Z">
        <w:r>
          <w:rPr>
            <w:rFonts w:hint="eastAsia"/>
            <w:lang w:val="en-US" w:eastAsia="zh-CN"/>
          </w:rPr>
          <w:t>电价</w:t>
        </w:r>
      </w:ins>
      <w:r>
        <w:rPr>
          <w:rFonts w:hint="eastAsia"/>
          <w:lang w:val="en-US" w:eastAsia="zh-CN"/>
        </w:rPr>
        <w:t>执行范围：[13]</w:t>
      </w:r>
    </w:p>
    <w:p w14:paraId="051BC7C5">
      <w:pPr>
        <w:ind w:left="0" w:leftChars="0" w:firstLine="0" w:firstLineChars="0"/>
        <w:rPr>
          <w:rFonts w:hint="eastAsia"/>
          <w:lang w:val="en-US" w:eastAsia="zh-CN"/>
        </w:rPr>
      </w:pPr>
      <w:r>
        <w:rPr>
          <w:rFonts w:hint="eastAsia"/>
          <w:lang w:val="en-US" w:eastAsia="zh-CN"/>
        </w:rPr>
        <w:t>2.1.2.1.1.1.2.1 运行容量大</w:t>
      </w:r>
      <w:ins w:id="513" w:author="84622" w:date="2024-05-31T22:40:30Z">
        <w:r>
          <w:rPr>
            <w:rFonts w:hint="eastAsia"/>
            <w:lang w:val="en-US" w:eastAsia="zh-CN"/>
          </w:rPr>
          <w:t>于</w:t>
        </w:r>
      </w:ins>
      <w:del w:id="514" w:author="84622" w:date="2024-05-31T22:40:27Z">
        <w:r>
          <w:rPr>
            <w:rFonts w:hint="eastAsia"/>
            <w:lang w:val="en-US" w:eastAsia="zh-CN"/>
          </w:rPr>
          <w:delText>于</w:delText>
        </w:r>
      </w:del>
      <w:r>
        <w:rPr>
          <w:rFonts w:hint="eastAsia"/>
          <w:lang w:val="en-US" w:eastAsia="zh-CN"/>
        </w:rPr>
        <w:t>100千伏安且小于315千伏安的工商业用户，</w:t>
      </w:r>
      <w:ins w:id="515" w:author="84622" w:date="2024-05-29T12:31:24Z">
        <w:r>
          <w:rPr>
            <w:rFonts w:hint="eastAsia"/>
            <w:lang w:val="en-US" w:eastAsia="zh-CN"/>
          </w:rPr>
          <w:t>或</w:t>
        </w:r>
      </w:ins>
      <w:ins w:id="516" w:author="84622" w:date="2024-05-29T12:31:26Z">
        <w:r>
          <w:rPr>
            <w:rFonts w:hint="eastAsia"/>
            <w:lang w:val="en-US" w:eastAsia="zh-CN"/>
          </w:rPr>
          <w:t>通过</w:t>
        </w:r>
      </w:ins>
      <w:ins w:id="517" w:author="84622" w:date="2024-05-29T12:31:29Z">
        <w:r>
          <w:rPr>
            <w:rFonts w:hint="eastAsia"/>
            <w:lang w:val="en-US" w:eastAsia="zh-CN"/>
          </w:rPr>
          <w:t>增容</w:t>
        </w:r>
      </w:ins>
      <w:ins w:id="518" w:author="84622" w:date="2024-05-29T12:31:30Z">
        <w:r>
          <w:rPr>
            <w:rFonts w:hint="eastAsia"/>
            <w:lang w:val="en-US" w:eastAsia="zh-CN"/>
          </w:rPr>
          <w:t>、</w:t>
        </w:r>
      </w:ins>
      <w:ins w:id="519" w:author="84622" w:date="2024-05-29T12:31:31Z">
        <w:r>
          <w:rPr>
            <w:rFonts w:hint="eastAsia"/>
            <w:lang w:val="en-US" w:eastAsia="zh-CN"/>
          </w:rPr>
          <w:t>减容</w:t>
        </w:r>
      </w:ins>
      <w:ins w:id="520" w:author="84622" w:date="2024-05-29T12:32:15Z">
        <w:r>
          <w:rPr>
            <w:rFonts w:hint="eastAsia"/>
            <w:lang w:val="en-US" w:eastAsia="zh-CN"/>
          </w:rPr>
          <w:t>、</w:t>
        </w:r>
      </w:ins>
      <w:ins w:id="521" w:author="84622" w:date="2024-05-29T12:32:42Z">
        <w:r>
          <w:rPr>
            <w:rFonts w:hint="eastAsia"/>
            <w:lang w:val="en-US" w:eastAsia="zh-CN"/>
          </w:rPr>
          <w:t>减容</w:t>
        </w:r>
      </w:ins>
      <w:ins w:id="522" w:author="84622" w:date="2024-05-29T12:32:44Z">
        <w:r>
          <w:rPr>
            <w:rFonts w:hint="eastAsia"/>
            <w:lang w:val="en-US" w:eastAsia="zh-CN"/>
          </w:rPr>
          <w:t>恢复</w:t>
        </w:r>
      </w:ins>
      <w:ins w:id="523" w:author="84622" w:date="2024-05-29T12:34:32Z">
        <w:r>
          <w:rPr>
            <w:rFonts w:hint="eastAsia"/>
            <w:lang w:val="en-US" w:eastAsia="zh-CN"/>
          </w:rPr>
          <w:t>后</w:t>
        </w:r>
      </w:ins>
      <w:ins w:id="524" w:author="84622" w:date="2024-05-29T12:32:55Z">
        <w:r>
          <w:rPr>
            <w:rFonts w:hint="eastAsia"/>
            <w:lang w:val="en-US" w:eastAsia="zh-CN"/>
          </w:rPr>
          <w:t>运行</w:t>
        </w:r>
      </w:ins>
      <w:ins w:id="525" w:author="84622" w:date="2024-05-29T12:32:59Z">
        <w:r>
          <w:rPr>
            <w:rFonts w:hint="eastAsia"/>
            <w:lang w:val="en-US" w:eastAsia="zh-CN"/>
          </w:rPr>
          <w:t>容量</w:t>
        </w:r>
      </w:ins>
      <w:ins w:id="526" w:author="84622" w:date="2024-05-29T12:33:07Z">
        <w:r>
          <w:rPr>
            <w:rFonts w:hint="eastAsia"/>
            <w:lang w:val="en-US" w:eastAsia="zh-CN"/>
          </w:rPr>
          <w:t>大于100千伏安且小于315千伏安的</w:t>
        </w:r>
      </w:ins>
      <w:ins w:id="527" w:author="84622" w:date="2024-05-29T12:33:12Z">
        <w:r>
          <w:rPr>
            <w:rFonts w:hint="eastAsia"/>
            <w:lang w:val="en-US" w:eastAsia="zh-CN"/>
          </w:rPr>
          <w:t>工商业用户</w:t>
        </w:r>
      </w:ins>
      <w:ins w:id="528" w:author="84622" w:date="2024-05-29T12:33:13Z">
        <w:r>
          <w:rPr>
            <w:rFonts w:hint="eastAsia"/>
            <w:lang w:val="en-US" w:eastAsia="zh-CN"/>
          </w:rPr>
          <w:t>，</w:t>
        </w:r>
      </w:ins>
      <w:r>
        <w:rPr>
          <w:rFonts w:hint="eastAsia"/>
          <w:lang w:val="en-US" w:eastAsia="zh-CN"/>
        </w:rPr>
        <w:t>可选择执行单一制电价或两部制电价，可以选择是否</w:t>
      </w:r>
      <w:ins w:id="529" w:author="84622" w:date="2024-05-29T12:33:28Z">
        <w:r>
          <w:rPr>
            <w:rFonts w:hint="eastAsia"/>
            <w:lang w:val="en-US" w:eastAsia="zh-CN"/>
          </w:rPr>
          <w:t>收取</w:t>
        </w:r>
      </w:ins>
      <w:r>
        <w:rPr>
          <w:rFonts w:hint="eastAsia"/>
          <w:lang w:val="en-US" w:eastAsia="zh-CN"/>
        </w:rPr>
        <w:t>基本电费。</w:t>
      </w:r>
    </w:p>
    <w:p w14:paraId="0502E783">
      <w:pPr>
        <w:ind w:firstLine="0" w:firstLineChars="0"/>
        <w:jc w:val="both"/>
        <w:rPr>
          <w:ins w:id="531" w:author="84622" w:date="2024-05-29T13:29:55Z"/>
          <w:rFonts w:hint="eastAsia"/>
          <w:lang w:val="en-US" w:eastAsia="zh-CN"/>
        </w:rPr>
        <w:pPrChange w:id="530" w:author="84622" w:date="2024-05-29T13:30:19Z">
          <w:pPr>
            <w:pStyle w:val="2"/>
            <w:jc w:val="both"/>
          </w:pPr>
        </w:pPrChange>
      </w:pPr>
      <w:r>
        <w:rPr>
          <w:rFonts w:hint="eastAsia"/>
          <w:lang w:val="en-US" w:eastAsia="zh-CN"/>
        </w:rPr>
        <w:t>2.1.2.1.1.1.2.2运行容量</w:t>
      </w:r>
      <w:ins w:id="532" w:author="84622" w:date="2024-05-31T22:42:55Z">
        <w:r>
          <w:rPr>
            <w:rFonts w:hint="eastAsia"/>
            <w:lang w:val="en-US" w:eastAsia="zh-CN"/>
          </w:rPr>
          <w:t>大于</w:t>
        </w:r>
      </w:ins>
      <w:ins w:id="533" w:author="84622" w:date="2024-05-31T22:42:56Z">
        <w:r>
          <w:rPr>
            <w:rFonts w:hint="eastAsia"/>
            <w:lang w:val="en-US" w:eastAsia="zh-CN"/>
          </w:rPr>
          <w:t>或</w:t>
        </w:r>
      </w:ins>
      <w:ins w:id="534" w:author="84622" w:date="2024-05-31T22:42:58Z">
        <w:r>
          <w:rPr>
            <w:rFonts w:hint="eastAsia"/>
            <w:lang w:val="en-US" w:eastAsia="zh-CN"/>
          </w:rPr>
          <w:t>等于</w:t>
        </w:r>
      </w:ins>
      <w:del w:id="535" w:author="84622" w:date="2024-05-31T22:42:53Z">
        <w:r>
          <w:rPr>
            <w:rFonts w:hint="eastAsia"/>
            <w:lang w:val="en-US" w:eastAsia="zh-CN"/>
          </w:rPr>
          <w:delText>在</w:delText>
        </w:r>
      </w:del>
      <w:r>
        <w:rPr>
          <w:rFonts w:hint="eastAsia"/>
          <w:lang w:val="en-US" w:eastAsia="zh-CN"/>
        </w:rPr>
        <w:t>315千伏安</w:t>
      </w:r>
      <w:del w:id="536" w:author="84622" w:date="2024-05-31T22:43:01Z">
        <w:r>
          <w:rPr>
            <w:rFonts w:hint="eastAsia"/>
            <w:lang w:val="en-US" w:eastAsia="zh-CN"/>
          </w:rPr>
          <w:delText>及以上</w:delText>
        </w:r>
      </w:del>
      <w:r>
        <w:rPr>
          <w:rFonts w:hint="eastAsia"/>
          <w:lang w:val="en-US" w:eastAsia="zh-CN"/>
        </w:rPr>
        <w:t>的工商业用户，执行两部制电价，必须收取基本电费。其中2023年6月1日以前开户的执行单一制电价的工商业用户可选择保持单一制电价或更改为两部制电价。</w:t>
      </w:r>
    </w:p>
    <w:p w14:paraId="51A895C1">
      <w:pPr>
        <w:ind w:firstLine="0" w:firstLineChars="0"/>
        <w:jc w:val="both"/>
        <w:rPr>
          <w:ins w:id="538" w:author="84622" w:date="2024-05-29T13:30:00Z"/>
          <w:rFonts w:hint="eastAsia"/>
          <w:lang w:val="en-US" w:eastAsia="zh-CN"/>
        </w:rPr>
        <w:pPrChange w:id="537" w:author="84622" w:date="2024-05-29T13:30:21Z">
          <w:pPr>
            <w:pStyle w:val="2"/>
            <w:jc w:val="both"/>
          </w:pPr>
        </w:pPrChange>
      </w:pPr>
      <w:ins w:id="539" w:author="84622" w:date="2024-05-29T12:50:03Z">
        <w:r>
          <w:rPr>
            <w:rFonts w:hint="eastAsia"/>
            <w:lang w:val="en-US" w:eastAsia="zh-CN"/>
          </w:rPr>
          <w:t>2.1.2.1.1.1.2.</w:t>
        </w:r>
      </w:ins>
      <w:ins w:id="540" w:author="84622" w:date="2024-05-29T12:50:07Z">
        <w:r>
          <w:rPr>
            <w:rFonts w:hint="eastAsia"/>
            <w:lang w:val="en-US" w:eastAsia="zh-CN"/>
          </w:rPr>
          <w:t>2.1</w:t>
        </w:r>
      </w:ins>
      <w:ins w:id="541" w:author="84622" w:date="2024-05-29T13:10:54Z">
        <w:r>
          <w:rPr>
            <w:rFonts w:hint="eastAsia"/>
            <w:lang w:val="en-US" w:eastAsia="zh-CN"/>
          </w:rPr>
          <w:t>在</w:t>
        </w:r>
      </w:ins>
      <w:ins w:id="542" w:author="84622" w:date="2024-05-29T13:10:45Z">
        <w:r>
          <w:rPr>
            <w:rFonts w:hint="eastAsia"/>
            <w:lang w:val="en-US" w:eastAsia="zh-CN"/>
          </w:rPr>
          <w:t>2023年6月1日以前开户</w:t>
        </w:r>
      </w:ins>
      <w:ins w:id="543" w:author="84622" w:date="2024-05-29T13:10:47Z">
        <w:r>
          <w:rPr>
            <w:rFonts w:hint="eastAsia"/>
            <w:lang w:val="en-US" w:eastAsia="zh-CN"/>
          </w:rPr>
          <w:t>的</w:t>
        </w:r>
      </w:ins>
      <w:ins w:id="544" w:author="84622" w:date="2024-05-29T13:10:48Z">
        <w:r>
          <w:rPr>
            <w:rFonts w:hint="eastAsia"/>
            <w:lang w:val="en-US" w:eastAsia="zh-CN"/>
          </w:rPr>
          <w:t>，</w:t>
        </w:r>
      </w:ins>
      <w:ins w:id="545" w:author="84622" w:date="2024-05-29T12:51:34Z">
        <w:r>
          <w:rPr>
            <w:rFonts w:hint="eastAsia"/>
            <w:lang w:val="en-US" w:eastAsia="zh-CN"/>
          </w:rPr>
          <w:t>原</w:t>
        </w:r>
      </w:ins>
      <w:ins w:id="546" w:author="84622" w:date="2024-05-29T12:52:02Z">
        <w:r>
          <w:rPr>
            <w:rFonts w:hint="eastAsia"/>
            <w:lang w:val="en-US" w:eastAsia="zh-CN"/>
          </w:rPr>
          <w:t>运行</w:t>
        </w:r>
      </w:ins>
      <w:ins w:id="547" w:author="84622" w:date="2024-05-29T12:52:04Z">
        <w:r>
          <w:rPr>
            <w:rFonts w:hint="eastAsia"/>
            <w:lang w:val="en-US" w:eastAsia="zh-CN"/>
          </w:rPr>
          <w:t>容量</w:t>
        </w:r>
      </w:ins>
      <w:ins w:id="548" w:author="84622" w:date="2024-05-29T12:52:18Z">
        <w:r>
          <w:rPr>
            <w:rFonts w:hint="eastAsia"/>
            <w:lang w:val="en-US" w:eastAsia="zh-CN"/>
          </w:rPr>
          <w:t>小于</w:t>
        </w:r>
      </w:ins>
      <w:ins w:id="549" w:author="84622" w:date="2024-05-29T12:52:19Z">
        <w:r>
          <w:rPr>
            <w:rFonts w:hint="eastAsia"/>
            <w:lang w:val="en-US" w:eastAsia="zh-CN"/>
          </w:rPr>
          <w:t>315</w:t>
        </w:r>
      </w:ins>
      <w:ins w:id="550" w:author="84622" w:date="2024-05-31T22:43:57Z">
        <w:r>
          <w:rPr>
            <w:rFonts w:hint="eastAsia"/>
            <w:lang w:val="en-US" w:eastAsia="zh-CN"/>
          </w:rPr>
          <w:t>千伏安</w:t>
        </w:r>
      </w:ins>
      <w:ins w:id="551" w:author="84622" w:date="2024-05-29T13:06:21Z">
        <w:r>
          <w:rPr>
            <w:rFonts w:hint="eastAsia"/>
            <w:lang w:val="en-US" w:eastAsia="zh-CN"/>
          </w:rPr>
          <w:t>且</w:t>
        </w:r>
      </w:ins>
      <w:ins w:id="552" w:author="84622" w:date="2024-05-29T13:06:31Z">
        <w:r>
          <w:rPr>
            <w:rFonts w:hint="eastAsia"/>
            <w:lang w:val="en-US" w:eastAsia="zh-CN"/>
          </w:rPr>
          <w:t>执行单一制电价</w:t>
        </w:r>
      </w:ins>
      <w:ins w:id="553" w:author="84622" w:date="2024-05-29T13:03:53Z">
        <w:r>
          <w:rPr>
            <w:rFonts w:hint="eastAsia"/>
            <w:lang w:val="en-US" w:eastAsia="zh-CN"/>
          </w:rPr>
          <w:t>的</w:t>
        </w:r>
      </w:ins>
      <w:ins w:id="554" w:author="84622" w:date="2024-05-29T13:03:54Z">
        <w:r>
          <w:rPr>
            <w:rFonts w:hint="eastAsia"/>
            <w:lang w:val="en-US" w:eastAsia="zh-CN"/>
          </w:rPr>
          <w:t>商业</w:t>
        </w:r>
      </w:ins>
      <w:ins w:id="555" w:author="84622" w:date="2024-05-29T13:03:55Z">
        <w:r>
          <w:rPr>
            <w:rFonts w:hint="eastAsia"/>
            <w:lang w:val="en-US" w:eastAsia="zh-CN"/>
          </w:rPr>
          <w:t>和</w:t>
        </w:r>
      </w:ins>
      <w:ins w:id="556" w:author="84622" w:date="2024-05-29T13:03:57Z">
        <w:r>
          <w:rPr>
            <w:rFonts w:hint="eastAsia"/>
            <w:lang w:val="en-US" w:eastAsia="zh-CN"/>
          </w:rPr>
          <w:t>非工业</w:t>
        </w:r>
      </w:ins>
      <w:ins w:id="557" w:author="84622" w:date="2024-05-29T13:03:58Z">
        <w:r>
          <w:rPr>
            <w:rFonts w:hint="eastAsia"/>
            <w:lang w:val="en-US" w:eastAsia="zh-CN"/>
          </w:rPr>
          <w:t>用户</w:t>
        </w:r>
      </w:ins>
      <w:ins w:id="558" w:author="84622" w:date="2024-05-29T13:03:16Z">
        <w:r>
          <w:rPr>
            <w:rFonts w:hint="eastAsia"/>
            <w:lang w:val="en-US" w:eastAsia="zh-CN"/>
          </w:rPr>
          <w:t>，申请增容</w:t>
        </w:r>
      </w:ins>
      <w:ins w:id="559" w:author="84622" w:date="2024-05-29T13:04:50Z">
        <w:r>
          <w:rPr>
            <w:rFonts w:hint="eastAsia"/>
            <w:lang w:val="en-US" w:eastAsia="zh-CN"/>
          </w:rPr>
          <w:t>后</w:t>
        </w:r>
      </w:ins>
      <w:ins w:id="560" w:author="84622" w:date="2024-05-29T13:03:16Z">
        <w:r>
          <w:rPr>
            <w:rFonts w:hint="eastAsia"/>
            <w:lang w:val="en-US" w:eastAsia="zh-CN"/>
          </w:rPr>
          <w:t>，</w:t>
        </w:r>
      </w:ins>
      <w:ins w:id="561" w:author="84622" w:date="2024-05-29T13:04:59Z">
        <w:r>
          <w:rPr>
            <w:rFonts w:hint="eastAsia"/>
            <w:lang w:val="en-US" w:eastAsia="zh-CN"/>
          </w:rPr>
          <w:t>运行</w:t>
        </w:r>
      </w:ins>
      <w:ins w:id="562" w:author="84622" w:date="2024-05-29T13:05:02Z">
        <w:r>
          <w:rPr>
            <w:rFonts w:hint="eastAsia"/>
            <w:lang w:val="en-US" w:eastAsia="zh-CN"/>
          </w:rPr>
          <w:t>容量</w:t>
        </w:r>
      </w:ins>
      <w:ins w:id="563" w:author="84622" w:date="2024-05-29T13:03:16Z">
        <w:r>
          <w:rPr>
            <w:rFonts w:hint="eastAsia"/>
            <w:lang w:val="en-US" w:eastAsia="zh-CN"/>
          </w:rPr>
          <w:t>增容至</w:t>
        </w:r>
      </w:ins>
      <w:ins w:id="564" w:author="84622" w:date="2024-05-31T22:43:41Z">
        <w:r>
          <w:rPr>
            <w:rFonts w:hint="eastAsia"/>
            <w:lang w:val="en-US" w:eastAsia="zh-CN"/>
          </w:rPr>
          <w:t>大于</w:t>
        </w:r>
      </w:ins>
      <w:ins w:id="565" w:author="84622" w:date="2024-05-31T22:43:42Z">
        <w:r>
          <w:rPr>
            <w:rFonts w:hint="eastAsia"/>
            <w:lang w:val="en-US" w:eastAsia="zh-CN"/>
          </w:rPr>
          <w:t>或</w:t>
        </w:r>
      </w:ins>
      <w:ins w:id="566" w:author="84622" w:date="2024-05-31T22:43:44Z">
        <w:r>
          <w:rPr>
            <w:rFonts w:hint="eastAsia"/>
            <w:lang w:val="en-US" w:eastAsia="zh-CN"/>
          </w:rPr>
          <w:t>等于</w:t>
        </w:r>
      </w:ins>
      <w:ins w:id="567" w:author="84622" w:date="2024-05-29T13:05:06Z">
        <w:r>
          <w:rPr>
            <w:rFonts w:hint="eastAsia"/>
            <w:lang w:val="en-US" w:eastAsia="zh-CN"/>
          </w:rPr>
          <w:t>3</w:t>
        </w:r>
      </w:ins>
      <w:ins w:id="568" w:author="84622" w:date="2024-05-29T13:05:07Z">
        <w:r>
          <w:rPr>
            <w:rFonts w:hint="eastAsia"/>
            <w:lang w:val="en-US" w:eastAsia="zh-CN"/>
          </w:rPr>
          <w:t>15</w:t>
        </w:r>
      </w:ins>
      <w:ins w:id="569" w:author="84622" w:date="2024-05-31T22:44:01Z">
        <w:r>
          <w:rPr>
            <w:rFonts w:hint="eastAsia"/>
            <w:lang w:val="en-US" w:eastAsia="zh-CN"/>
          </w:rPr>
          <w:t>千伏安</w:t>
        </w:r>
      </w:ins>
      <w:ins w:id="570" w:author="84622" w:date="2024-05-29T13:05:15Z">
        <w:r>
          <w:rPr>
            <w:rFonts w:hint="eastAsia"/>
            <w:lang w:val="en-US" w:eastAsia="zh-CN"/>
          </w:rPr>
          <w:t>的</w:t>
        </w:r>
      </w:ins>
      <w:ins w:id="571" w:author="84622" w:date="2024-05-29T13:03:16Z">
        <w:r>
          <w:rPr>
            <w:rFonts w:hint="eastAsia"/>
            <w:lang w:val="en-US" w:eastAsia="zh-CN"/>
          </w:rPr>
          <w:t>，</w:t>
        </w:r>
      </w:ins>
      <w:ins w:id="572" w:author="84622" w:date="2024-05-29T13:06:48Z">
        <w:r>
          <w:rPr>
            <w:rFonts w:hint="eastAsia"/>
            <w:lang w:val="en-US" w:eastAsia="zh-CN"/>
          </w:rPr>
          <w:t>用户</w:t>
        </w:r>
      </w:ins>
      <w:ins w:id="573" w:author="84622" w:date="2024-05-29T13:03:16Z">
        <w:r>
          <w:rPr>
            <w:rFonts w:hint="eastAsia"/>
            <w:lang w:val="en-US" w:eastAsia="zh-CN"/>
          </w:rPr>
          <w:t>可选择执行单一制或两部制电价。</w:t>
        </w:r>
      </w:ins>
    </w:p>
    <w:p w14:paraId="7091CB01">
      <w:pPr>
        <w:ind w:firstLine="0" w:firstLineChars="0"/>
        <w:jc w:val="both"/>
        <w:rPr>
          <w:ins w:id="575" w:author="84622" w:date="2024-05-29T13:30:06Z"/>
          <w:rFonts w:hint="eastAsia"/>
          <w:lang w:val="en-US" w:eastAsia="zh-CN"/>
        </w:rPr>
        <w:pPrChange w:id="574" w:author="84622" w:date="2024-05-29T13:30:22Z">
          <w:pPr>
            <w:pStyle w:val="2"/>
            <w:jc w:val="both"/>
          </w:pPr>
        </w:pPrChange>
      </w:pPr>
      <w:ins w:id="576" w:author="84622" w:date="2024-05-29T13:06:53Z">
        <w:r>
          <w:rPr>
            <w:rFonts w:hint="eastAsia"/>
            <w:lang w:val="en-US" w:eastAsia="zh-CN"/>
          </w:rPr>
          <w:t>2.1.2.1.1.1.2.2.</w:t>
        </w:r>
      </w:ins>
      <w:ins w:id="577" w:author="84622" w:date="2024-05-29T13:06:54Z">
        <w:r>
          <w:rPr>
            <w:rFonts w:hint="eastAsia"/>
            <w:lang w:val="en-US" w:eastAsia="zh-CN"/>
          </w:rPr>
          <w:t>2</w:t>
        </w:r>
      </w:ins>
      <w:ins w:id="578" w:author="84622" w:date="2024-05-29T13:12:41Z">
        <w:r>
          <w:rPr>
            <w:rFonts w:hint="eastAsia"/>
            <w:lang w:val="en-US" w:eastAsia="zh-CN"/>
          </w:rPr>
          <w:t>在2023年6月1日以前开户的，</w:t>
        </w:r>
      </w:ins>
      <w:ins w:id="579" w:author="84622" w:date="2024-05-29T13:07:58Z">
        <w:r>
          <w:rPr>
            <w:rFonts w:hint="eastAsia"/>
            <w:lang w:val="en-US" w:eastAsia="zh-CN"/>
          </w:rPr>
          <w:t>原运行容量</w:t>
        </w:r>
      </w:ins>
      <w:ins w:id="580" w:author="84622" w:date="2024-05-29T13:08:01Z">
        <w:r>
          <w:rPr>
            <w:rFonts w:hint="eastAsia"/>
            <w:lang w:val="en-US" w:eastAsia="zh-CN"/>
          </w:rPr>
          <w:t>大</w:t>
        </w:r>
      </w:ins>
      <w:ins w:id="581" w:author="84622" w:date="2024-05-29T13:07:58Z">
        <w:r>
          <w:rPr>
            <w:rFonts w:hint="eastAsia"/>
            <w:lang w:val="en-US" w:eastAsia="zh-CN"/>
          </w:rPr>
          <w:t>于</w:t>
        </w:r>
      </w:ins>
      <w:ins w:id="582" w:author="84622" w:date="2024-05-31T22:51:05Z">
        <w:r>
          <w:rPr>
            <w:rFonts w:hint="eastAsia"/>
            <w:lang w:val="en-US" w:eastAsia="zh-CN"/>
          </w:rPr>
          <w:t>或</w:t>
        </w:r>
      </w:ins>
      <w:ins w:id="583" w:author="84622" w:date="2024-05-31T22:51:07Z">
        <w:r>
          <w:rPr>
            <w:rFonts w:hint="eastAsia"/>
            <w:lang w:val="en-US" w:eastAsia="zh-CN"/>
          </w:rPr>
          <w:t>等于</w:t>
        </w:r>
      </w:ins>
      <w:ins w:id="584" w:author="84622" w:date="2024-05-29T13:07:58Z">
        <w:r>
          <w:rPr>
            <w:rFonts w:hint="eastAsia"/>
            <w:lang w:val="en-US" w:eastAsia="zh-CN"/>
          </w:rPr>
          <w:t>315</w:t>
        </w:r>
      </w:ins>
      <w:ins w:id="585" w:author="84622" w:date="2024-05-31T22:44:09Z">
        <w:r>
          <w:rPr>
            <w:rFonts w:hint="eastAsia"/>
            <w:lang w:val="en-US" w:eastAsia="zh-CN"/>
          </w:rPr>
          <w:t>千伏安</w:t>
        </w:r>
      </w:ins>
      <w:ins w:id="586" w:author="84622" w:date="2024-05-29T13:07:58Z">
        <w:r>
          <w:rPr>
            <w:rFonts w:hint="eastAsia"/>
            <w:lang w:val="en-US" w:eastAsia="zh-CN"/>
          </w:rPr>
          <w:t>且执行单一制电价的商业和非工业用户，申请增容后，用户可选择执行单一制或两部制电价。</w:t>
        </w:r>
      </w:ins>
    </w:p>
    <w:p w14:paraId="3F5453FF">
      <w:pPr>
        <w:ind w:firstLine="0" w:firstLineChars="0"/>
        <w:jc w:val="both"/>
        <w:rPr>
          <w:ins w:id="588" w:author="84622" w:date="2024-05-29T13:30:09Z"/>
          <w:rFonts w:hint="eastAsia"/>
          <w:lang w:val="en-US" w:eastAsia="zh-CN"/>
        </w:rPr>
        <w:pPrChange w:id="587" w:author="84622" w:date="2024-05-29T13:30:23Z">
          <w:pPr>
            <w:pStyle w:val="2"/>
            <w:jc w:val="both"/>
          </w:pPr>
        </w:pPrChange>
      </w:pPr>
      <w:ins w:id="589" w:author="84622" w:date="2024-05-29T13:14:31Z">
        <w:r>
          <w:rPr>
            <w:rFonts w:hint="eastAsia"/>
            <w:lang w:val="en-US" w:eastAsia="zh-CN"/>
          </w:rPr>
          <w:t>2.1.2.1.1.1.2.2.</w:t>
        </w:r>
      </w:ins>
      <w:ins w:id="590" w:author="84622" w:date="2024-05-29T13:14:33Z">
        <w:r>
          <w:rPr>
            <w:rFonts w:hint="eastAsia"/>
            <w:lang w:val="en-US" w:eastAsia="zh-CN"/>
          </w:rPr>
          <w:t>3</w:t>
        </w:r>
      </w:ins>
      <w:ins w:id="591" w:author="84622" w:date="2024-05-29T13:14:31Z">
        <w:r>
          <w:rPr>
            <w:rFonts w:hint="eastAsia"/>
            <w:lang w:val="en-US" w:eastAsia="zh-CN"/>
          </w:rPr>
          <w:t>在2023年6月1日</w:t>
        </w:r>
      </w:ins>
      <w:ins w:id="592" w:author="84622" w:date="2024-05-29T13:14:38Z">
        <w:r>
          <w:rPr>
            <w:rFonts w:hint="eastAsia"/>
            <w:lang w:val="en-US" w:eastAsia="zh-CN"/>
          </w:rPr>
          <w:t>后</w:t>
        </w:r>
      </w:ins>
      <w:ins w:id="593" w:author="84622" w:date="2024-05-29T13:14:31Z">
        <w:r>
          <w:rPr>
            <w:rFonts w:hint="eastAsia"/>
            <w:lang w:val="en-US" w:eastAsia="zh-CN"/>
          </w:rPr>
          <w:t>开户的，原运行容量小于315</w:t>
        </w:r>
      </w:ins>
      <w:ins w:id="594" w:author="84622" w:date="2024-05-31T22:44:37Z">
        <w:r>
          <w:rPr>
            <w:rFonts w:hint="eastAsia"/>
            <w:lang w:val="en-US" w:eastAsia="zh-CN"/>
          </w:rPr>
          <w:t>千伏安</w:t>
        </w:r>
      </w:ins>
      <w:ins w:id="595" w:author="84622" w:date="2024-05-29T13:14:31Z">
        <w:r>
          <w:rPr>
            <w:rFonts w:hint="eastAsia"/>
            <w:lang w:val="en-US" w:eastAsia="zh-CN"/>
          </w:rPr>
          <w:t>且执行单一制电价的商业和非工业用户，申请增容后，运行容量增容至</w:t>
        </w:r>
      </w:ins>
      <w:ins w:id="596" w:author="84622" w:date="2024-05-31T22:44:48Z">
        <w:r>
          <w:rPr>
            <w:rFonts w:hint="eastAsia"/>
            <w:lang w:val="en-US" w:eastAsia="zh-CN"/>
          </w:rPr>
          <w:t>大于或</w:t>
        </w:r>
      </w:ins>
      <w:ins w:id="597" w:author="84622" w:date="2024-05-31T22:44:49Z">
        <w:r>
          <w:rPr>
            <w:rFonts w:hint="eastAsia"/>
            <w:lang w:val="en-US" w:eastAsia="zh-CN"/>
          </w:rPr>
          <w:t>等于</w:t>
        </w:r>
      </w:ins>
      <w:ins w:id="598" w:author="84622" w:date="2024-05-29T13:14:31Z">
        <w:r>
          <w:rPr>
            <w:rFonts w:hint="eastAsia"/>
            <w:lang w:val="en-US" w:eastAsia="zh-CN"/>
          </w:rPr>
          <w:t>315</w:t>
        </w:r>
      </w:ins>
      <w:ins w:id="599" w:author="84622" w:date="2024-05-31T22:44:56Z">
        <w:r>
          <w:rPr>
            <w:rFonts w:hint="eastAsia"/>
            <w:lang w:val="en-US" w:eastAsia="zh-CN"/>
          </w:rPr>
          <w:t>千伏安</w:t>
        </w:r>
      </w:ins>
      <w:ins w:id="600" w:author="84622" w:date="2024-05-29T13:14:31Z">
        <w:r>
          <w:rPr>
            <w:rFonts w:hint="eastAsia"/>
            <w:lang w:val="en-US" w:eastAsia="zh-CN"/>
          </w:rPr>
          <w:t>的，用户</w:t>
        </w:r>
      </w:ins>
      <w:ins w:id="601" w:author="84622" w:date="2024-05-29T13:15:04Z">
        <w:r>
          <w:rPr>
            <w:rFonts w:hint="eastAsia"/>
            <w:lang w:val="en-US" w:eastAsia="zh-CN"/>
          </w:rPr>
          <w:t>必须</w:t>
        </w:r>
      </w:ins>
      <w:ins w:id="602" w:author="84622" w:date="2024-05-29T13:14:31Z">
        <w:r>
          <w:rPr>
            <w:rFonts w:hint="eastAsia"/>
            <w:lang w:val="en-US" w:eastAsia="zh-CN"/>
          </w:rPr>
          <w:t>执行两部制电价。</w:t>
        </w:r>
      </w:ins>
    </w:p>
    <w:p w14:paraId="0D53E828">
      <w:pPr>
        <w:ind w:firstLine="0" w:firstLineChars="0"/>
        <w:jc w:val="both"/>
        <w:rPr>
          <w:ins w:id="604" w:author="84622" w:date="2024-05-29T13:30:13Z"/>
          <w:rFonts w:hint="eastAsia"/>
          <w:lang w:val="en-US" w:eastAsia="zh-CN"/>
        </w:rPr>
        <w:pPrChange w:id="603" w:author="84622" w:date="2024-05-29T13:30:24Z">
          <w:pPr>
            <w:pStyle w:val="2"/>
            <w:jc w:val="both"/>
          </w:pPr>
        </w:pPrChange>
      </w:pPr>
      <w:ins w:id="605" w:author="84622" w:date="2024-05-29T13:15:27Z">
        <w:r>
          <w:rPr>
            <w:rFonts w:hint="eastAsia"/>
            <w:lang w:val="en-US" w:eastAsia="zh-CN"/>
          </w:rPr>
          <w:t>2.1.2.1.1.1.2.2.</w:t>
        </w:r>
      </w:ins>
      <w:ins w:id="606" w:author="84622" w:date="2024-05-29T13:15:36Z">
        <w:r>
          <w:rPr>
            <w:rFonts w:hint="eastAsia"/>
            <w:lang w:val="en-US" w:eastAsia="zh-CN"/>
          </w:rPr>
          <w:t>4</w:t>
        </w:r>
      </w:ins>
      <w:ins w:id="607" w:author="84622" w:date="2024-05-29T13:15:27Z">
        <w:r>
          <w:rPr>
            <w:rFonts w:hint="eastAsia"/>
            <w:lang w:val="en-US" w:eastAsia="zh-CN"/>
          </w:rPr>
          <w:t>在2023年6月1日后开户的，原运行容量</w:t>
        </w:r>
      </w:ins>
      <w:ins w:id="608" w:author="84622" w:date="2024-05-29T13:15:42Z">
        <w:r>
          <w:rPr>
            <w:rFonts w:hint="eastAsia"/>
            <w:lang w:val="en-US" w:eastAsia="zh-CN"/>
          </w:rPr>
          <w:t>大</w:t>
        </w:r>
      </w:ins>
      <w:ins w:id="609" w:author="84622" w:date="2024-05-29T13:15:27Z">
        <w:r>
          <w:rPr>
            <w:rFonts w:hint="eastAsia"/>
            <w:lang w:val="en-US" w:eastAsia="zh-CN"/>
          </w:rPr>
          <w:t>于</w:t>
        </w:r>
      </w:ins>
      <w:ins w:id="610" w:author="84622" w:date="2024-05-31T22:50:31Z">
        <w:r>
          <w:rPr>
            <w:rFonts w:hint="eastAsia"/>
            <w:lang w:val="en-US" w:eastAsia="zh-CN"/>
          </w:rPr>
          <w:t>或</w:t>
        </w:r>
      </w:ins>
      <w:ins w:id="611" w:author="84622" w:date="2024-05-31T22:50:37Z">
        <w:r>
          <w:rPr>
            <w:rFonts w:hint="eastAsia"/>
            <w:lang w:val="en-US" w:eastAsia="zh-CN"/>
          </w:rPr>
          <w:t>等于</w:t>
        </w:r>
      </w:ins>
      <w:ins w:id="612" w:author="84622" w:date="2024-05-29T13:15:27Z">
        <w:r>
          <w:rPr>
            <w:rFonts w:hint="eastAsia"/>
            <w:lang w:val="en-US" w:eastAsia="zh-CN"/>
          </w:rPr>
          <w:t>315</w:t>
        </w:r>
      </w:ins>
      <w:ins w:id="613" w:author="84622" w:date="2024-05-31T22:45:02Z">
        <w:r>
          <w:rPr>
            <w:rFonts w:hint="eastAsia"/>
            <w:lang w:val="en-US" w:eastAsia="zh-CN"/>
          </w:rPr>
          <w:t>千伏安</w:t>
        </w:r>
      </w:ins>
      <w:ins w:id="614" w:author="84622" w:date="2024-05-29T13:16:08Z">
        <w:r>
          <w:rPr>
            <w:rFonts w:hint="eastAsia"/>
            <w:lang w:val="en-US" w:eastAsia="zh-CN"/>
          </w:rPr>
          <w:t>的</w:t>
        </w:r>
      </w:ins>
      <w:ins w:id="615" w:author="84622" w:date="2024-05-29T13:16:11Z">
        <w:r>
          <w:rPr>
            <w:rFonts w:hint="eastAsia"/>
            <w:lang w:val="en-US" w:eastAsia="zh-CN"/>
          </w:rPr>
          <w:t>工商业</w:t>
        </w:r>
      </w:ins>
      <w:ins w:id="616" w:author="84622" w:date="2024-05-29T13:16:12Z">
        <w:r>
          <w:rPr>
            <w:rFonts w:hint="eastAsia"/>
            <w:lang w:val="en-US" w:eastAsia="zh-CN"/>
          </w:rPr>
          <w:t>用户</w:t>
        </w:r>
      </w:ins>
      <w:ins w:id="617" w:author="84622" w:date="2024-05-29T13:15:27Z">
        <w:r>
          <w:rPr>
            <w:rFonts w:hint="eastAsia"/>
            <w:lang w:val="en-US" w:eastAsia="zh-CN"/>
          </w:rPr>
          <w:t>，申请增容后，用户必须执行两部制电价</w:t>
        </w:r>
      </w:ins>
      <w:ins w:id="618" w:author="84622" w:date="2024-05-29T13:25:30Z">
        <w:r>
          <w:rPr>
            <w:rFonts w:hint="eastAsia"/>
            <w:lang w:val="en-US" w:eastAsia="zh-CN"/>
          </w:rPr>
          <w:t>，</w:t>
        </w:r>
      </w:ins>
      <w:ins w:id="619" w:author="84622" w:date="2024-05-29T13:25:32Z">
        <w:r>
          <w:rPr>
            <w:rFonts w:hint="eastAsia"/>
            <w:lang w:val="en-US" w:eastAsia="zh-CN"/>
          </w:rPr>
          <w:t>再次</w:t>
        </w:r>
      </w:ins>
      <w:ins w:id="620" w:author="84622" w:date="2024-05-29T13:25:34Z">
        <w:r>
          <w:rPr>
            <w:rFonts w:hint="eastAsia"/>
            <w:lang w:val="en-US" w:eastAsia="zh-CN"/>
          </w:rPr>
          <w:t>增容</w:t>
        </w:r>
      </w:ins>
      <w:ins w:id="621" w:author="84622" w:date="2024-05-29T13:25:35Z">
        <w:r>
          <w:rPr>
            <w:rFonts w:hint="eastAsia"/>
            <w:lang w:val="en-US" w:eastAsia="zh-CN"/>
          </w:rPr>
          <w:t>，</w:t>
        </w:r>
      </w:ins>
      <w:ins w:id="622" w:author="84622" w:date="2024-05-29T13:25:36Z">
        <w:r>
          <w:rPr>
            <w:rFonts w:hint="eastAsia"/>
            <w:lang w:val="en-US" w:eastAsia="zh-CN"/>
          </w:rPr>
          <w:t>也</w:t>
        </w:r>
      </w:ins>
      <w:ins w:id="623" w:author="84622" w:date="2024-05-29T13:25:44Z">
        <w:r>
          <w:rPr>
            <w:rFonts w:hint="eastAsia"/>
            <w:lang w:val="en-US" w:eastAsia="zh-CN"/>
          </w:rPr>
          <w:t>必须执行两部制电价</w:t>
        </w:r>
      </w:ins>
      <w:ins w:id="624" w:author="84622" w:date="2024-05-29T13:15:27Z">
        <w:r>
          <w:rPr>
            <w:rFonts w:hint="eastAsia"/>
            <w:lang w:val="en-US" w:eastAsia="zh-CN"/>
          </w:rPr>
          <w:t>。</w:t>
        </w:r>
      </w:ins>
    </w:p>
    <w:p w14:paraId="3F77FFAB">
      <w:pPr>
        <w:ind w:firstLine="0" w:firstLineChars="0"/>
        <w:jc w:val="both"/>
        <w:rPr>
          <w:ins w:id="626" w:author="84622" w:date="2024-05-29T13:22:15Z"/>
          <w:rFonts w:hint="eastAsia"/>
          <w:lang w:val="en-US" w:eastAsia="zh-CN"/>
        </w:rPr>
        <w:pPrChange w:id="625" w:author="84622" w:date="2024-05-29T13:30:25Z">
          <w:pPr>
            <w:pStyle w:val="2"/>
            <w:jc w:val="both"/>
          </w:pPr>
        </w:pPrChange>
      </w:pPr>
      <w:ins w:id="627" w:author="84622" w:date="2024-05-29T13:16:45Z">
        <w:r>
          <w:rPr>
            <w:rFonts w:hint="eastAsia"/>
            <w:lang w:val="en-US" w:eastAsia="zh-CN"/>
          </w:rPr>
          <w:t>2.1.2.1.1.1.2.2.</w:t>
        </w:r>
      </w:ins>
      <w:ins w:id="628" w:author="84622" w:date="2024-05-29T13:16:47Z">
        <w:r>
          <w:rPr>
            <w:rFonts w:hint="eastAsia"/>
            <w:lang w:val="en-US" w:eastAsia="zh-CN"/>
          </w:rPr>
          <w:t>5</w:t>
        </w:r>
      </w:ins>
      <w:ins w:id="629" w:author="84622" w:date="2024-05-29T13:19:36Z">
        <w:r>
          <w:rPr>
            <w:rFonts w:hint="eastAsia"/>
            <w:lang w:val="en-US" w:eastAsia="zh-CN"/>
          </w:rPr>
          <w:t>原运行容量小于315</w:t>
        </w:r>
      </w:ins>
      <w:ins w:id="630" w:author="84622" w:date="2024-05-31T22:45:09Z">
        <w:r>
          <w:rPr>
            <w:rFonts w:hint="eastAsia"/>
            <w:lang w:val="en-US" w:eastAsia="zh-CN"/>
          </w:rPr>
          <w:t>千伏安</w:t>
        </w:r>
      </w:ins>
      <w:ins w:id="631" w:author="84622" w:date="2024-05-29T13:19:36Z">
        <w:r>
          <w:rPr>
            <w:rFonts w:hint="eastAsia"/>
            <w:lang w:val="en-US" w:eastAsia="zh-CN"/>
          </w:rPr>
          <w:t>且执行单一制电价的</w:t>
        </w:r>
      </w:ins>
      <w:ins w:id="632" w:author="84622" w:date="2024-05-29T13:19:46Z">
        <w:r>
          <w:rPr>
            <w:rFonts w:hint="eastAsia"/>
            <w:lang w:val="en-US" w:eastAsia="zh-CN"/>
          </w:rPr>
          <w:t>普通</w:t>
        </w:r>
      </w:ins>
      <w:ins w:id="633" w:author="84622" w:date="2024-05-29T13:19:36Z">
        <w:r>
          <w:rPr>
            <w:rFonts w:hint="eastAsia"/>
            <w:lang w:val="en-US" w:eastAsia="zh-CN"/>
          </w:rPr>
          <w:t>工业用户，申请增容后，运行容量增容至</w:t>
        </w:r>
      </w:ins>
      <w:ins w:id="634" w:author="84622" w:date="2024-05-31T22:45:20Z">
        <w:r>
          <w:rPr>
            <w:rFonts w:hint="eastAsia"/>
            <w:lang w:val="en-US" w:eastAsia="zh-CN"/>
          </w:rPr>
          <w:t>大于</w:t>
        </w:r>
      </w:ins>
      <w:ins w:id="635" w:author="84622" w:date="2024-05-31T22:45:26Z">
        <w:r>
          <w:rPr>
            <w:rFonts w:hint="eastAsia"/>
            <w:lang w:val="en-US" w:eastAsia="zh-CN"/>
          </w:rPr>
          <w:t>或等于</w:t>
        </w:r>
      </w:ins>
      <w:ins w:id="636" w:author="84622" w:date="2024-05-29T13:19:36Z">
        <w:r>
          <w:rPr>
            <w:rFonts w:hint="eastAsia"/>
            <w:lang w:val="en-US" w:eastAsia="zh-CN"/>
          </w:rPr>
          <w:t>315</w:t>
        </w:r>
      </w:ins>
      <w:ins w:id="637" w:author="84622" w:date="2024-05-31T22:45:31Z">
        <w:r>
          <w:rPr>
            <w:rFonts w:hint="eastAsia"/>
            <w:lang w:val="en-US" w:eastAsia="zh-CN"/>
          </w:rPr>
          <w:t>千伏安</w:t>
        </w:r>
      </w:ins>
      <w:ins w:id="638" w:author="84622" w:date="2024-05-29T13:19:36Z">
        <w:r>
          <w:rPr>
            <w:rFonts w:hint="eastAsia"/>
            <w:lang w:val="en-US" w:eastAsia="zh-CN"/>
          </w:rPr>
          <w:t>的，用户</w:t>
        </w:r>
      </w:ins>
      <w:ins w:id="639" w:author="84622" w:date="2024-05-29T13:19:58Z">
        <w:r>
          <w:rPr>
            <w:rFonts w:hint="eastAsia"/>
            <w:lang w:val="en-US" w:eastAsia="zh-CN"/>
          </w:rPr>
          <w:t>必须</w:t>
        </w:r>
      </w:ins>
      <w:ins w:id="640" w:author="84622" w:date="2024-05-29T13:20:32Z">
        <w:r>
          <w:rPr>
            <w:rFonts w:hint="eastAsia"/>
            <w:lang w:val="en-US" w:eastAsia="zh-CN"/>
          </w:rPr>
          <w:t>执行</w:t>
        </w:r>
      </w:ins>
      <w:ins w:id="641" w:author="84622" w:date="2024-05-29T13:19:36Z">
        <w:r>
          <w:rPr>
            <w:rFonts w:hint="eastAsia"/>
            <w:lang w:val="en-US" w:eastAsia="zh-CN"/>
          </w:rPr>
          <w:t>两部制电价</w:t>
        </w:r>
      </w:ins>
      <w:ins w:id="642" w:author="84622" w:date="2024-05-29T13:27:09Z">
        <w:r>
          <w:rPr>
            <w:rFonts w:hint="eastAsia"/>
            <w:lang w:val="en-US" w:eastAsia="zh-CN"/>
          </w:rPr>
          <w:t>，再次增容，也必须执行两部制电价。</w:t>
        </w:r>
      </w:ins>
    </w:p>
    <w:p w14:paraId="5E25B6D7">
      <w:pPr>
        <w:ind w:firstLine="0" w:firstLineChars="0"/>
        <w:rPr>
          <w:ins w:id="644" w:author="84622" w:date="2024-05-29T13:19:36Z"/>
          <w:rFonts w:hint="eastAsia"/>
          <w:lang w:val="en-US" w:eastAsia="zh-CN"/>
        </w:rPr>
        <w:pPrChange w:id="643" w:author="84622" w:date="2024-05-29T13:22:16Z">
          <w:pPr/>
        </w:pPrChange>
      </w:pPr>
      <w:ins w:id="645" w:author="84622" w:date="2024-05-29T13:22:17Z">
        <w:r>
          <w:rPr>
            <w:rFonts w:hint="eastAsia"/>
            <w:lang w:val="en-US" w:eastAsia="zh-CN"/>
          </w:rPr>
          <w:t>2.</w:t>
        </w:r>
      </w:ins>
      <w:ins w:id="646" w:author="84622" w:date="2024-05-29T13:22:18Z">
        <w:r>
          <w:rPr>
            <w:rFonts w:hint="eastAsia"/>
            <w:lang w:val="en-US" w:eastAsia="zh-CN"/>
          </w:rPr>
          <w:t>1</w:t>
        </w:r>
      </w:ins>
      <w:ins w:id="647" w:author="84622" w:date="2024-05-29T13:22:19Z">
        <w:r>
          <w:rPr>
            <w:rFonts w:hint="eastAsia"/>
            <w:lang w:val="en-US" w:eastAsia="zh-CN"/>
          </w:rPr>
          <w:t>.2.</w:t>
        </w:r>
      </w:ins>
      <w:ins w:id="648" w:author="84622" w:date="2024-05-29T13:22:20Z">
        <w:r>
          <w:rPr>
            <w:rFonts w:hint="eastAsia"/>
            <w:lang w:val="en-US" w:eastAsia="zh-CN"/>
          </w:rPr>
          <w:t>1.</w:t>
        </w:r>
      </w:ins>
      <w:ins w:id="649" w:author="84622" w:date="2024-05-29T13:22:21Z">
        <w:r>
          <w:rPr>
            <w:rFonts w:hint="eastAsia"/>
            <w:lang w:val="en-US" w:eastAsia="zh-CN"/>
          </w:rPr>
          <w:t>1.1</w:t>
        </w:r>
      </w:ins>
      <w:ins w:id="650" w:author="84622" w:date="2024-05-29T13:22:22Z">
        <w:r>
          <w:rPr>
            <w:rFonts w:hint="eastAsia"/>
            <w:lang w:val="en-US" w:eastAsia="zh-CN"/>
          </w:rPr>
          <w:t>.2</w:t>
        </w:r>
      </w:ins>
      <w:ins w:id="651" w:author="84622" w:date="2024-05-29T13:22:23Z">
        <w:r>
          <w:rPr>
            <w:rFonts w:hint="eastAsia"/>
            <w:lang w:val="en-US" w:eastAsia="zh-CN"/>
          </w:rPr>
          <w:t>.2.</w:t>
        </w:r>
      </w:ins>
      <w:ins w:id="652" w:author="84622" w:date="2024-05-29T13:22:25Z">
        <w:r>
          <w:rPr>
            <w:rFonts w:hint="eastAsia"/>
            <w:lang w:val="en-US" w:eastAsia="zh-CN"/>
          </w:rPr>
          <w:t>6</w:t>
        </w:r>
      </w:ins>
      <w:ins w:id="653" w:author="84622" w:date="2024-05-29T13:23:42Z">
        <w:r>
          <w:rPr>
            <w:rFonts w:hint="eastAsia"/>
            <w:lang w:val="en-US" w:eastAsia="zh-CN"/>
          </w:rPr>
          <w:t>原</w:t>
        </w:r>
      </w:ins>
      <w:ins w:id="654" w:author="84622" w:date="2024-05-29T13:22:29Z">
        <w:r>
          <w:rPr>
            <w:rFonts w:hint="eastAsia"/>
            <w:lang w:val="en-US" w:eastAsia="zh-CN"/>
          </w:rPr>
          <w:t>执行单一制电价</w:t>
        </w:r>
      </w:ins>
      <w:ins w:id="655" w:author="84622" w:date="2024-05-29T13:23:44Z">
        <w:r>
          <w:rPr>
            <w:rFonts w:hint="eastAsia"/>
            <w:lang w:val="en-US" w:eastAsia="zh-CN"/>
          </w:rPr>
          <w:t>的</w:t>
        </w:r>
      </w:ins>
      <w:ins w:id="656" w:author="84622" w:date="2024-05-29T13:23:49Z">
        <w:r>
          <w:rPr>
            <w:rFonts w:hint="eastAsia"/>
            <w:lang w:val="en-US" w:eastAsia="zh-CN"/>
          </w:rPr>
          <w:t>商业</w:t>
        </w:r>
      </w:ins>
      <w:ins w:id="657" w:author="84622" w:date="2024-05-29T13:23:51Z">
        <w:r>
          <w:rPr>
            <w:rFonts w:hint="eastAsia"/>
            <w:lang w:val="en-US" w:eastAsia="zh-CN"/>
          </w:rPr>
          <w:t>和</w:t>
        </w:r>
      </w:ins>
      <w:ins w:id="658" w:author="84622" w:date="2024-05-29T13:23:59Z">
        <w:r>
          <w:rPr>
            <w:rFonts w:hint="eastAsia"/>
            <w:lang w:val="en-US" w:eastAsia="zh-CN"/>
          </w:rPr>
          <w:t>非工业</w:t>
        </w:r>
      </w:ins>
      <w:ins w:id="659" w:author="84622" w:date="2024-05-29T13:24:01Z">
        <w:r>
          <w:rPr>
            <w:rFonts w:hint="eastAsia"/>
            <w:lang w:val="en-US" w:eastAsia="zh-CN"/>
          </w:rPr>
          <w:t>用户</w:t>
        </w:r>
      </w:ins>
      <w:ins w:id="660" w:author="84622" w:date="2024-05-29T13:22:29Z">
        <w:r>
          <w:rPr>
            <w:rFonts w:hint="eastAsia"/>
            <w:lang w:val="en-US" w:eastAsia="zh-CN"/>
          </w:rPr>
          <w:t>，申请增容，用户可选择执行单一制电价</w:t>
        </w:r>
      </w:ins>
      <w:ins w:id="661" w:author="84622" w:date="2024-05-29T13:24:41Z">
        <w:r>
          <w:rPr>
            <w:rFonts w:hint="eastAsia"/>
            <w:lang w:val="en-US" w:eastAsia="zh-CN"/>
          </w:rPr>
          <w:t>，</w:t>
        </w:r>
      </w:ins>
      <w:ins w:id="662" w:author="84622" w:date="2024-05-29T13:22:29Z">
        <w:r>
          <w:rPr>
            <w:rFonts w:hint="eastAsia"/>
            <w:lang w:val="en-US" w:eastAsia="zh-CN"/>
          </w:rPr>
          <w:t>再次申请增容，该用户仍可选择执行单一制电价，若之前增容选择了两部制，则只能选择两部制。</w:t>
        </w:r>
      </w:ins>
    </w:p>
    <w:p w14:paraId="40ECD7CA">
      <w:pPr>
        <w:ind w:firstLine="0" w:firstLineChars="0"/>
        <w:rPr>
          <w:ins w:id="663" w:author="84622" w:date="2024-05-29T13:28:50Z"/>
          <w:rFonts w:hint="eastAsia"/>
          <w:lang w:val="en-US" w:eastAsia="zh-CN"/>
        </w:rPr>
      </w:pPr>
      <w:ins w:id="664" w:author="84622" w:date="2024-05-29T13:28:05Z">
        <w:r>
          <w:rPr>
            <w:rFonts w:hint="eastAsia"/>
            <w:lang w:val="en-US" w:eastAsia="zh-CN"/>
          </w:rPr>
          <w:t>2.1.2.1.1.1.2.2.</w:t>
        </w:r>
      </w:ins>
      <w:ins w:id="665" w:author="84622" w:date="2024-05-29T13:28:06Z">
        <w:r>
          <w:rPr>
            <w:rFonts w:hint="eastAsia"/>
            <w:lang w:val="en-US" w:eastAsia="zh-CN"/>
          </w:rPr>
          <w:t>7</w:t>
        </w:r>
      </w:ins>
      <w:ins w:id="666" w:author="84622" w:date="2024-05-29T13:28:50Z">
        <w:r>
          <w:rPr>
            <w:rFonts w:hint="eastAsia"/>
            <w:lang w:val="en-US" w:eastAsia="zh-CN"/>
          </w:rPr>
          <w:t>工商业用户办理过户、分户、并户业务，视为用电主体发生变更，新主体用电容量</w:t>
        </w:r>
      </w:ins>
      <w:ins w:id="667" w:author="84622" w:date="2024-05-31T22:45:49Z">
        <w:r>
          <w:rPr>
            <w:rFonts w:hint="eastAsia"/>
            <w:lang w:val="en-US" w:eastAsia="zh-CN"/>
          </w:rPr>
          <w:t>小于</w:t>
        </w:r>
      </w:ins>
      <w:ins w:id="668" w:author="84622" w:date="2024-05-31T22:45:50Z">
        <w:r>
          <w:rPr>
            <w:rFonts w:hint="eastAsia"/>
            <w:lang w:val="en-US" w:eastAsia="zh-CN"/>
          </w:rPr>
          <w:t>或</w:t>
        </w:r>
      </w:ins>
      <w:ins w:id="669" w:author="84622" w:date="2024-05-31T22:45:51Z">
        <w:r>
          <w:rPr>
            <w:rFonts w:hint="eastAsia"/>
            <w:lang w:val="en-US" w:eastAsia="zh-CN"/>
          </w:rPr>
          <w:t>等于</w:t>
        </w:r>
      </w:ins>
      <w:ins w:id="670" w:author="84622" w:date="2024-05-29T13:28:50Z">
        <w:r>
          <w:rPr>
            <w:rFonts w:hint="eastAsia"/>
            <w:lang w:val="en-US" w:eastAsia="zh-CN"/>
          </w:rPr>
          <w:t>100千伏安的，执行单一制电价；</w:t>
        </w:r>
      </w:ins>
      <w:ins w:id="671" w:author="84622" w:date="2024-05-29T13:29:12Z">
        <w:r>
          <w:rPr>
            <w:rFonts w:hint="eastAsia"/>
            <w:lang w:val="en-US" w:eastAsia="zh-CN"/>
          </w:rPr>
          <w:t>大于</w:t>
        </w:r>
      </w:ins>
      <w:ins w:id="672" w:author="84622" w:date="2024-05-29T13:28:50Z">
        <w:r>
          <w:rPr>
            <w:rFonts w:hint="eastAsia"/>
            <w:lang w:val="en-US" w:eastAsia="zh-CN"/>
          </w:rPr>
          <w:t>100千伏安</w:t>
        </w:r>
      </w:ins>
      <w:ins w:id="673" w:author="84622" w:date="2024-05-31T22:46:05Z">
        <w:r>
          <w:rPr>
            <w:rFonts w:hint="eastAsia"/>
            <w:lang w:val="en-US" w:eastAsia="zh-CN"/>
          </w:rPr>
          <w:t>且</w:t>
        </w:r>
      </w:ins>
      <w:ins w:id="674" w:author="84622" w:date="2024-05-29T13:29:15Z">
        <w:r>
          <w:rPr>
            <w:rFonts w:hint="eastAsia"/>
            <w:lang w:val="en-US" w:eastAsia="zh-CN"/>
          </w:rPr>
          <w:t>小于</w:t>
        </w:r>
      </w:ins>
      <w:ins w:id="675" w:author="84622" w:date="2024-05-29T13:28:50Z">
        <w:r>
          <w:rPr>
            <w:rFonts w:hint="eastAsia"/>
            <w:lang w:val="en-US" w:eastAsia="zh-CN"/>
          </w:rPr>
          <w:t>315千伏安的，可选择执行单一制或两部制电价；</w:t>
        </w:r>
      </w:ins>
      <w:ins w:id="676" w:author="84622" w:date="2024-05-31T22:46:14Z">
        <w:r>
          <w:rPr>
            <w:rFonts w:hint="eastAsia"/>
            <w:lang w:val="en-US" w:eastAsia="zh-CN"/>
          </w:rPr>
          <w:t>大于</w:t>
        </w:r>
      </w:ins>
      <w:ins w:id="677" w:author="84622" w:date="2024-05-31T22:46:15Z">
        <w:r>
          <w:rPr>
            <w:rFonts w:hint="eastAsia"/>
            <w:lang w:val="en-US" w:eastAsia="zh-CN"/>
          </w:rPr>
          <w:t>或</w:t>
        </w:r>
      </w:ins>
      <w:ins w:id="678" w:author="84622" w:date="2024-05-31T22:46:17Z">
        <w:r>
          <w:rPr>
            <w:rFonts w:hint="eastAsia"/>
            <w:lang w:val="en-US" w:eastAsia="zh-CN"/>
          </w:rPr>
          <w:t>等于</w:t>
        </w:r>
      </w:ins>
      <w:ins w:id="679" w:author="84622" w:date="2024-05-29T13:28:50Z">
        <w:r>
          <w:rPr>
            <w:rFonts w:hint="eastAsia"/>
            <w:lang w:val="en-US" w:eastAsia="zh-CN"/>
          </w:rPr>
          <w:t>315千伏安的，执行两部制电价，其中，2023年6月1日之前已正式提交申请且新主体的用电类别为一般工商业用电的，可选择执行单一制或两部制电价。</w:t>
        </w:r>
      </w:ins>
    </w:p>
    <w:p w14:paraId="0AD93C99">
      <w:pPr>
        <w:ind w:firstLine="0" w:firstLineChars="0"/>
        <w:rPr>
          <w:ins w:id="681" w:author="84622" w:date="2024-05-29T13:15:27Z"/>
          <w:rFonts w:hint="eastAsia"/>
          <w:lang w:val="en-US" w:eastAsia="zh-CN"/>
        </w:rPr>
        <w:pPrChange w:id="680" w:author="84622" w:date="2024-05-29T13:16:42Z">
          <w:pPr/>
        </w:pPrChange>
      </w:pPr>
      <w:ins w:id="682" w:author="84622" w:date="2024-05-29T13:31:05Z">
        <w:r>
          <w:rPr>
            <w:rFonts w:hint="eastAsia"/>
            <w:lang w:val="en-US" w:eastAsia="zh-CN"/>
          </w:rPr>
          <w:t>2.1.2.1.1.1.2.2.</w:t>
        </w:r>
      </w:ins>
      <w:ins w:id="683" w:author="84622" w:date="2024-05-29T13:31:06Z">
        <w:r>
          <w:rPr>
            <w:rFonts w:hint="eastAsia"/>
            <w:lang w:val="en-US" w:eastAsia="zh-CN"/>
          </w:rPr>
          <w:t>8</w:t>
        </w:r>
      </w:ins>
      <w:ins w:id="684" w:author="84622" w:date="2024-05-29T13:31:57Z">
        <w:r>
          <w:rPr>
            <w:rFonts w:hint="eastAsia"/>
            <w:lang w:val="en-US" w:eastAsia="zh-CN"/>
          </w:rPr>
          <w:t>原运行容量</w:t>
        </w:r>
      </w:ins>
      <w:ins w:id="685" w:author="84622" w:date="2024-05-29T13:32:08Z">
        <w:r>
          <w:rPr>
            <w:rFonts w:hint="eastAsia"/>
            <w:lang w:val="en-US" w:eastAsia="zh-CN"/>
          </w:rPr>
          <w:t>大于</w:t>
        </w:r>
      </w:ins>
      <w:ins w:id="686" w:author="84622" w:date="2024-05-31T22:49:16Z">
        <w:r>
          <w:rPr>
            <w:rFonts w:hint="eastAsia"/>
            <w:lang w:val="en-US" w:eastAsia="zh-CN"/>
          </w:rPr>
          <w:t>或</w:t>
        </w:r>
      </w:ins>
      <w:ins w:id="687" w:author="84622" w:date="2024-05-31T22:49:17Z">
        <w:r>
          <w:rPr>
            <w:rFonts w:hint="eastAsia"/>
            <w:lang w:val="en-US" w:eastAsia="zh-CN"/>
          </w:rPr>
          <w:t>等于</w:t>
        </w:r>
      </w:ins>
      <w:ins w:id="688" w:author="84622" w:date="2024-05-29T13:32:09Z">
        <w:r>
          <w:rPr>
            <w:rFonts w:hint="eastAsia"/>
            <w:lang w:val="en-US" w:eastAsia="zh-CN"/>
          </w:rPr>
          <w:t>31</w:t>
        </w:r>
      </w:ins>
      <w:ins w:id="689" w:author="84622" w:date="2024-05-29T13:32:10Z">
        <w:r>
          <w:rPr>
            <w:rFonts w:hint="eastAsia"/>
            <w:lang w:val="en-US" w:eastAsia="zh-CN"/>
          </w:rPr>
          <w:t>5</w:t>
        </w:r>
      </w:ins>
      <w:ins w:id="690" w:author="84622" w:date="2024-05-31T22:46:30Z">
        <w:r>
          <w:rPr>
            <w:rFonts w:hint="eastAsia"/>
            <w:lang w:val="en-US" w:eastAsia="zh-CN"/>
          </w:rPr>
          <w:t>千伏安</w:t>
        </w:r>
      </w:ins>
      <w:ins w:id="691" w:author="84622" w:date="2024-05-29T13:32:20Z">
        <w:r>
          <w:rPr>
            <w:rFonts w:hint="eastAsia"/>
            <w:lang w:val="en-US" w:eastAsia="zh-CN"/>
          </w:rPr>
          <w:t>且</w:t>
        </w:r>
      </w:ins>
      <w:ins w:id="692" w:author="84622" w:date="2024-05-29T13:31:44Z">
        <w:r>
          <w:rPr>
            <w:rFonts w:hint="eastAsia"/>
            <w:lang w:val="en-US" w:eastAsia="zh-CN"/>
          </w:rPr>
          <w:t>执行两部制电价</w:t>
        </w:r>
      </w:ins>
      <w:ins w:id="693" w:author="84622" w:date="2024-05-29T13:36:36Z">
        <w:r>
          <w:rPr>
            <w:rFonts w:hint="eastAsia"/>
            <w:lang w:val="en-US" w:eastAsia="zh-CN"/>
          </w:rPr>
          <w:t>的</w:t>
        </w:r>
      </w:ins>
      <w:ins w:id="694" w:author="84622" w:date="2024-05-29T13:36:38Z">
        <w:r>
          <w:rPr>
            <w:rFonts w:hint="eastAsia"/>
            <w:lang w:val="en-US" w:eastAsia="zh-CN"/>
          </w:rPr>
          <w:t>工商业</w:t>
        </w:r>
      </w:ins>
      <w:ins w:id="695" w:author="84622" w:date="2024-05-29T13:36:39Z">
        <w:r>
          <w:rPr>
            <w:rFonts w:hint="eastAsia"/>
            <w:lang w:val="en-US" w:eastAsia="zh-CN"/>
          </w:rPr>
          <w:t>用户</w:t>
        </w:r>
      </w:ins>
      <w:ins w:id="696" w:author="84622" w:date="2024-05-29T13:31:44Z">
        <w:r>
          <w:rPr>
            <w:rFonts w:hint="eastAsia"/>
            <w:lang w:val="en-US" w:eastAsia="zh-CN"/>
          </w:rPr>
          <w:t>，</w:t>
        </w:r>
      </w:ins>
      <w:ins w:id="697" w:author="84622" w:date="2024-05-29T13:38:19Z">
        <w:r>
          <w:rPr>
            <w:rFonts w:hint="eastAsia"/>
            <w:lang w:val="en-US" w:eastAsia="zh-CN"/>
          </w:rPr>
          <w:t>申请</w:t>
        </w:r>
      </w:ins>
      <w:ins w:id="698" w:author="84622" w:date="2024-05-29T13:31:44Z">
        <w:r>
          <w:rPr>
            <w:rFonts w:hint="eastAsia"/>
            <w:lang w:val="en-US" w:eastAsia="zh-CN"/>
          </w:rPr>
          <w:t>减容</w:t>
        </w:r>
      </w:ins>
      <w:ins w:id="699" w:author="84622" w:date="2024-05-29T13:41:19Z">
        <w:r>
          <w:rPr>
            <w:rFonts w:hint="eastAsia"/>
            <w:lang w:val="en-US" w:eastAsia="zh-CN"/>
          </w:rPr>
          <w:t>，</w:t>
        </w:r>
      </w:ins>
      <w:ins w:id="700" w:author="84622" w:date="2024-05-29T13:41:26Z">
        <w:r>
          <w:rPr>
            <w:rFonts w:hint="eastAsia"/>
            <w:lang w:val="en-US" w:eastAsia="zh-CN"/>
          </w:rPr>
          <w:t>运行容量</w:t>
        </w:r>
      </w:ins>
      <w:ins w:id="701" w:author="84622" w:date="2024-05-29T13:41:29Z">
        <w:r>
          <w:rPr>
            <w:rFonts w:hint="eastAsia"/>
            <w:lang w:val="en-US" w:eastAsia="zh-CN"/>
          </w:rPr>
          <w:t>减容至</w:t>
        </w:r>
      </w:ins>
      <w:ins w:id="702" w:author="84622" w:date="2024-05-31T22:47:17Z">
        <w:r>
          <w:rPr>
            <w:rFonts w:hint="eastAsia"/>
            <w:lang w:val="en-US" w:eastAsia="zh-CN"/>
          </w:rPr>
          <w:t>大于</w:t>
        </w:r>
      </w:ins>
      <w:ins w:id="703" w:author="84622" w:date="2024-05-31T22:47:18Z">
        <w:r>
          <w:rPr>
            <w:rFonts w:hint="eastAsia"/>
            <w:lang w:val="en-US" w:eastAsia="zh-CN"/>
          </w:rPr>
          <w:t>100</w:t>
        </w:r>
      </w:ins>
      <w:ins w:id="704" w:author="84622" w:date="2024-05-31T22:47:20Z">
        <w:r>
          <w:rPr>
            <w:rFonts w:hint="eastAsia"/>
            <w:lang w:val="en-US" w:eastAsia="zh-CN"/>
          </w:rPr>
          <w:t>千伏安</w:t>
        </w:r>
      </w:ins>
      <w:ins w:id="705" w:author="84622" w:date="2024-05-31T22:47:22Z">
        <w:r>
          <w:rPr>
            <w:rFonts w:hint="eastAsia"/>
            <w:lang w:val="en-US" w:eastAsia="zh-CN"/>
          </w:rPr>
          <w:t>且</w:t>
        </w:r>
      </w:ins>
      <w:ins w:id="706" w:author="84622" w:date="2024-05-31T22:46:42Z">
        <w:r>
          <w:rPr>
            <w:rFonts w:hint="eastAsia"/>
            <w:lang w:val="en-US" w:eastAsia="zh-CN"/>
          </w:rPr>
          <w:t>小于</w:t>
        </w:r>
      </w:ins>
      <w:ins w:id="707" w:author="84622" w:date="2024-05-31T22:46:47Z">
        <w:r>
          <w:rPr>
            <w:rFonts w:hint="eastAsia"/>
            <w:lang w:val="en-US" w:eastAsia="zh-CN"/>
          </w:rPr>
          <w:t>31</w:t>
        </w:r>
      </w:ins>
      <w:ins w:id="708" w:author="84622" w:date="2024-05-31T22:46:48Z">
        <w:r>
          <w:rPr>
            <w:rFonts w:hint="eastAsia"/>
            <w:lang w:val="en-US" w:eastAsia="zh-CN"/>
          </w:rPr>
          <w:t>5</w:t>
        </w:r>
      </w:ins>
      <w:ins w:id="709" w:author="84622" w:date="2024-05-31T22:46:51Z">
        <w:r>
          <w:rPr>
            <w:rFonts w:hint="eastAsia"/>
            <w:lang w:val="en-US" w:eastAsia="zh-CN"/>
          </w:rPr>
          <w:t>千伏安</w:t>
        </w:r>
      </w:ins>
      <w:ins w:id="710" w:author="84622" w:date="2024-05-29T13:41:51Z">
        <w:r>
          <w:rPr>
            <w:rFonts w:hint="eastAsia"/>
            <w:lang w:val="en-US" w:eastAsia="zh-CN"/>
          </w:rPr>
          <w:t>的</w:t>
        </w:r>
      </w:ins>
      <w:ins w:id="711" w:author="84622" w:date="2024-05-29T13:31:44Z">
        <w:r>
          <w:rPr>
            <w:rFonts w:hint="eastAsia"/>
            <w:lang w:val="en-US" w:eastAsia="zh-CN"/>
          </w:rPr>
          <w:t>，</w:t>
        </w:r>
      </w:ins>
      <w:ins w:id="712" w:author="84622" w:date="2024-05-29T13:38:40Z">
        <w:r>
          <w:rPr>
            <w:rFonts w:hint="eastAsia"/>
            <w:lang w:val="en-US" w:eastAsia="zh-CN"/>
          </w:rPr>
          <w:t>用户</w:t>
        </w:r>
      </w:ins>
      <w:ins w:id="713" w:author="84622" w:date="2024-05-29T13:41:59Z">
        <w:r>
          <w:rPr>
            <w:rFonts w:hint="eastAsia"/>
            <w:lang w:val="en-US" w:eastAsia="zh-CN"/>
          </w:rPr>
          <w:t>可</w:t>
        </w:r>
      </w:ins>
      <w:ins w:id="714" w:author="84622" w:date="2024-05-29T13:42:01Z">
        <w:r>
          <w:rPr>
            <w:rFonts w:hint="eastAsia"/>
            <w:lang w:val="en-US" w:eastAsia="zh-CN"/>
          </w:rPr>
          <w:t>选择</w:t>
        </w:r>
      </w:ins>
      <w:ins w:id="715" w:author="84622" w:date="2024-05-29T13:31:44Z">
        <w:r>
          <w:rPr>
            <w:rFonts w:hint="eastAsia"/>
            <w:lang w:val="en-US" w:eastAsia="zh-CN"/>
          </w:rPr>
          <w:t>执行单一制电价</w:t>
        </w:r>
      </w:ins>
      <w:ins w:id="716" w:author="84622" w:date="2024-05-29T13:39:31Z">
        <w:r>
          <w:rPr>
            <w:rFonts w:hint="eastAsia"/>
            <w:lang w:val="en-US" w:eastAsia="zh-CN"/>
          </w:rPr>
          <w:t>，</w:t>
        </w:r>
      </w:ins>
      <w:ins w:id="717" w:author="84622" w:date="2024-05-29T13:39:33Z">
        <w:r>
          <w:rPr>
            <w:rFonts w:hint="eastAsia"/>
            <w:lang w:val="en-US" w:eastAsia="zh-CN"/>
          </w:rPr>
          <w:t>后</w:t>
        </w:r>
      </w:ins>
      <w:ins w:id="718" w:author="84622" w:date="2024-05-29T13:31:44Z">
        <w:r>
          <w:rPr>
            <w:rFonts w:hint="eastAsia"/>
            <w:lang w:val="en-US" w:eastAsia="zh-CN"/>
          </w:rPr>
          <w:t>申请减容恢复业务，</w:t>
        </w:r>
      </w:ins>
      <w:ins w:id="719" w:author="84622" w:date="2024-05-29T13:42:33Z">
        <w:r>
          <w:rPr>
            <w:rFonts w:hint="eastAsia"/>
            <w:lang w:val="en-US" w:eastAsia="zh-CN"/>
          </w:rPr>
          <w:t>运行</w:t>
        </w:r>
      </w:ins>
      <w:ins w:id="720" w:author="84622" w:date="2024-05-29T13:31:44Z">
        <w:r>
          <w:rPr>
            <w:rFonts w:hint="eastAsia"/>
            <w:lang w:val="en-US" w:eastAsia="zh-CN"/>
          </w:rPr>
          <w:t>容量恢复</w:t>
        </w:r>
      </w:ins>
      <w:ins w:id="721" w:author="84622" w:date="2024-05-29T13:42:39Z">
        <w:r>
          <w:rPr>
            <w:rFonts w:hint="eastAsia"/>
            <w:lang w:val="en-US" w:eastAsia="zh-CN"/>
          </w:rPr>
          <w:t>至</w:t>
        </w:r>
      </w:ins>
      <w:ins w:id="722" w:author="84622" w:date="2024-05-31T22:47:28Z">
        <w:r>
          <w:rPr>
            <w:rFonts w:hint="eastAsia"/>
            <w:lang w:val="en-US" w:eastAsia="zh-CN"/>
          </w:rPr>
          <w:t>大于</w:t>
        </w:r>
      </w:ins>
      <w:ins w:id="723" w:author="84622" w:date="2024-05-31T22:47:29Z">
        <w:r>
          <w:rPr>
            <w:rFonts w:hint="eastAsia"/>
            <w:lang w:val="en-US" w:eastAsia="zh-CN"/>
          </w:rPr>
          <w:t>或</w:t>
        </w:r>
      </w:ins>
      <w:ins w:id="724" w:author="84622" w:date="2024-05-31T22:47:30Z">
        <w:r>
          <w:rPr>
            <w:rFonts w:hint="eastAsia"/>
            <w:lang w:val="en-US" w:eastAsia="zh-CN"/>
          </w:rPr>
          <w:t>等于</w:t>
        </w:r>
      </w:ins>
      <w:ins w:id="725" w:author="84622" w:date="2024-05-29T13:42:40Z">
        <w:r>
          <w:rPr>
            <w:rFonts w:hint="eastAsia"/>
            <w:lang w:val="en-US" w:eastAsia="zh-CN"/>
          </w:rPr>
          <w:t>31</w:t>
        </w:r>
      </w:ins>
      <w:ins w:id="726" w:author="84622" w:date="2024-05-29T13:42:41Z">
        <w:r>
          <w:rPr>
            <w:rFonts w:hint="eastAsia"/>
            <w:lang w:val="en-US" w:eastAsia="zh-CN"/>
          </w:rPr>
          <w:t>5</w:t>
        </w:r>
      </w:ins>
      <w:ins w:id="727" w:author="84622" w:date="2024-05-31T22:47:34Z">
        <w:r>
          <w:rPr>
            <w:rFonts w:hint="eastAsia"/>
            <w:lang w:val="en-US" w:eastAsia="zh-CN"/>
          </w:rPr>
          <w:t>千伏安</w:t>
        </w:r>
      </w:ins>
      <w:ins w:id="728" w:author="84622" w:date="2024-05-29T13:42:44Z">
        <w:r>
          <w:rPr>
            <w:rFonts w:hint="eastAsia"/>
            <w:lang w:val="en-US" w:eastAsia="zh-CN"/>
          </w:rPr>
          <w:t>上的</w:t>
        </w:r>
      </w:ins>
      <w:ins w:id="729" w:author="84622" w:date="2024-05-29T13:31:44Z">
        <w:r>
          <w:rPr>
            <w:rFonts w:hint="eastAsia"/>
            <w:lang w:val="en-US" w:eastAsia="zh-CN"/>
          </w:rPr>
          <w:t>，</w:t>
        </w:r>
      </w:ins>
      <w:ins w:id="730" w:author="84622" w:date="2024-05-29T13:43:11Z">
        <w:r>
          <w:rPr>
            <w:rFonts w:hint="eastAsia"/>
            <w:lang w:val="en-US" w:eastAsia="zh-CN"/>
          </w:rPr>
          <w:t>因</w:t>
        </w:r>
      </w:ins>
      <w:ins w:id="731" w:author="84622" w:date="2024-05-29T13:31:44Z">
        <w:r>
          <w:rPr>
            <w:rFonts w:hint="eastAsia"/>
            <w:lang w:val="en-US" w:eastAsia="zh-CN"/>
          </w:rPr>
          <w:t>该户属于原为两部制电价用户，</w:t>
        </w:r>
      </w:ins>
      <w:ins w:id="732" w:author="84622" w:date="2024-05-29T13:43:07Z">
        <w:r>
          <w:rPr>
            <w:rFonts w:hint="eastAsia"/>
            <w:lang w:val="en-US" w:eastAsia="zh-CN"/>
          </w:rPr>
          <w:t>故</w:t>
        </w:r>
      </w:ins>
      <w:ins w:id="733" w:author="84622" w:date="2024-05-29T13:31:44Z">
        <w:r>
          <w:rPr>
            <w:rFonts w:hint="eastAsia"/>
            <w:lang w:val="en-US" w:eastAsia="zh-CN"/>
          </w:rPr>
          <w:t>应继续执行两部制电价。</w:t>
        </w:r>
      </w:ins>
    </w:p>
    <w:p w14:paraId="7F8BA3CA">
      <w:pPr>
        <w:ind w:firstLine="0" w:firstLineChars="0"/>
        <w:rPr>
          <w:ins w:id="734" w:author="84622" w:date="2024-05-29T13:46:54Z"/>
          <w:rFonts w:hint="eastAsia"/>
          <w:lang w:val="en-US" w:eastAsia="zh-CN"/>
        </w:rPr>
      </w:pPr>
      <w:ins w:id="735" w:author="84622" w:date="2024-05-29T13:43:18Z">
        <w:r>
          <w:rPr>
            <w:rFonts w:hint="eastAsia"/>
            <w:lang w:val="en-US" w:eastAsia="zh-CN"/>
          </w:rPr>
          <w:t>2.1.2.1.1.1.2.2.</w:t>
        </w:r>
      </w:ins>
      <w:ins w:id="736" w:author="84622" w:date="2024-05-29T13:43:19Z">
        <w:r>
          <w:rPr>
            <w:rFonts w:hint="eastAsia"/>
            <w:lang w:val="en-US" w:eastAsia="zh-CN"/>
          </w:rPr>
          <w:t>9</w:t>
        </w:r>
      </w:ins>
      <w:ins w:id="737" w:author="84622" w:date="2024-05-29T13:43:39Z">
        <w:r>
          <w:rPr>
            <w:rFonts w:hint="eastAsia"/>
            <w:lang w:val="en-US" w:eastAsia="zh-CN"/>
          </w:rPr>
          <w:t>原运行容量大于</w:t>
        </w:r>
      </w:ins>
      <w:ins w:id="738" w:author="84622" w:date="2024-05-31T22:47:51Z">
        <w:r>
          <w:rPr>
            <w:rFonts w:hint="eastAsia"/>
            <w:lang w:val="en-US" w:eastAsia="zh-CN"/>
          </w:rPr>
          <w:t>或</w:t>
        </w:r>
      </w:ins>
      <w:ins w:id="739" w:author="84622" w:date="2024-05-31T22:47:52Z">
        <w:r>
          <w:rPr>
            <w:rFonts w:hint="eastAsia"/>
            <w:lang w:val="en-US" w:eastAsia="zh-CN"/>
          </w:rPr>
          <w:t>等于</w:t>
        </w:r>
      </w:ins>
      <w:ins w:id="740" w:author="84622" w:date="2024-05-29T13:43:39Z">
        <w:r>
          <w:rPr>
            <w:rFonts w:hint="eastAsia"/>
            <w:lang w:val="en-US" w:eastAsia="zh-CN"/>
          </w:rPr>
          <w:t>315</w:t>
        </w:r>
      </w:ins>
      <w:ins w:id="741" w:author="84622" w:date="2024-05-31T22:47:41Z">
        <w:r>
          <w:rPr>
            <w:rFonts w:hint="eastAsia"/>
            <w:lang w:val="en-US" w:eastAsia="zh-CN"/>
          </w:rPr>
          <w:t>千伏安</w:t>
        </w:r>
      </w:ins>
      <w:ins w:id="742" w:author="84622" w:date="2024-05-29T13:43:39Z">
        <w:r>
          <w:rPr>
            <w:rFonts w:hint="eastAsia"/>
            <w:lang w:val="en-US" w:eastAsia="zh-CN"/>
          </w:rPr>
          <w:t>且执行</w:t>
        </w:r>
      </w:ins>
      <w:ins w:id="743" w:author="84622" w:date="2024-05-29T13:43:44Z">
        <w:r>
          <w:rPr>
            <w:rFonts w:hint="eastAsia"/>
            <w:lang w:val="en-US" w:eastAsia="zh-CN"/>
          </w:rPr>
          <w:t>单一</w:t>
        </w:r>
      </w:ins>
      <w:ins w:id="744" w:author="84622" w:date="2024-05-29T13:43:39Z">
        <w:r>
          <w:rPr>
            <w:rFonts w:hint="eastAsia"/>
            <w:lang w:val="en-US" w:eastAsia="zh-CN"/>
          </w:rPr>
          <w:t>制电价的工商业用户，申请减容，运行容量减容至</w:t>
        </w:r>
      </w:ins>
      <w:ins w:id="745" w:author="84622" w:date="2024-05-31T22:48:03Z">
        <w:r>
          <w:rPr>
            <w:rFonts w:hint="eastAsia"/>
            <w:lang w:val="en-US" w:eastAsia="zh-CN"/>
          </w:rPr>
          <w:t>大于1</w:t>
        </w:r>
      </w:ins>
      <w:ins w:id="746" w:author="84622" w:date="2024-05-31T22:48:04Z">
        <w:r>
          <w:rPr>
            <w:rFonts w:hint="eastAsia"/>
            <w:lang w:val="en-US" w:eastAsia="zh-CN"/>
          </w:rPr>
          <w:t>00</w:t>
        </w:r>
      </w:ins>
      <w:ins w:id="747" w:author="84622" w:date="2024-05-31T22:48:07Z">
        <w:r>
          <w:rPr>
            <w:rFonts w:hint="eastAsia"/>
            <w:lang w:val="en-US" w:eastAsia="zh-CN"/>
          </w:rPr>
          <w:t>千伏安</w:t>
        </w:r>
      </w:ins>
      <w:ins w:id="748" w:author="84622" w:date="2024-05-31T22:48:12Z">
        <w:r>
          <w:rPr>
            <w:rFonts w:hint="eastAsia"/>
            <w:lang w:val="en-US" w:eastAsia="zh-CN"/>
          </w:rPr>
          <w:t>且</w:t>
        </w:r>
      </w:ins>
      <w:ins w:id="749" w:author="84622" w:date="2024-05-31T22:48:14Z">
        <w:r>
          <w:rPr>
            <w:rFonts w:hint="eastAsia"/>
            <w:lang w:val="en-US" w:eastAsia="zh-CN"/>
          </w:rPr>
          <w:t>小于</w:t>
        </w:r>
      </w:ins>
      <w:ins w:id="750" w:author="84622" w:date="2024-05-29T13:43:39Z">
        <w:r>
          <w:rPr>
            <w:rFonts w:hint="eastAsia"/>
            <w:lang w:val="en-US" w:eastAsia="zh-CN"/>
          </w:rPr>
          <w:t>315</w:t>
        </w:r>
      </w:ins>
      <w:ins w:id="751" w:author="84622" w:date="2024-05-31T22:48:17Z">
        <w:r>
          <w:rPr>
            <w:rFonts w:hint="eastAsia"/>
            <w:lang w:val="en-US" w:eastAsia="zh-CN"/>
          </w:rPr>
          <w:t>千伏安</w:t>
        </w:r>
      </w:ins>
      <w:ins w:id="752" w:author="84622" w:date="2024-05-29T13:43:39Z">
        <w:r>
          <w:rPr>
            <w:rFonts w:hint="eastAsia"/>
            <w:lang w:val="en-US" w:eastAsia="zh-CN"/>
          </w:rPr>
          <w:t>的，用户可选择执行单一制电价，后申请减容恢复业务，运行容量恢复至</w:t>
        </w:r>
      </w:ins>
      <w:ins w:id="753" w:author="84622" w:date="2024-05-31T22:48:26Z">
        <w:r>
          <w:rPr>
            <w:rFonts w:hint="eastAsia"/>
            <w:lang w:val="en-US" w:eastAsia="zh-CN"/>
          </w:rPr>
          <w:t>大于</w:t>
        </w:r>
      </w:ins>
      <w:ins w:id="754" w:author="84622" w:date="2024-05-31T22:48:28Z">
        <w:r>
          <w:rPr>
            <w:rFonts w:hint="eastAsia"/>
            <w:lang w:val="en-US" w:eastAsia="zh-CN"/>
          </w:rPr>
          <w:t>或</w:t>
        </w:r>
      </w:ins>
      <w:ins w:id="755" w:author="84622" w:date="2024-05-31T22:49:02Z">
        <w:r>
          <w:rPr>
            <w:rFonts w:hint="eastAsia"/>
            <w:lang w:val="en-US" w:eastAsia="zh-CN"/>
          </w:rPr>
          <w:t>等于</w:t>
        </w:r>
      </w:ins>
      <w:ins w:id="756" w:author="84622" w:date="2024-05-29T13:43:39Z">
        <w:r>
          <w:rPr>
            <w:rFonts w:hint="eastAsia"/>
            <w:lang w:val="en-US" w:eastAsia="zh-CN"/>
          </w:rPr>
          <w:t>315</w:t>
        </w:r>
      </w:ins>
      <w:ins w:id="757" w:author="84622" w:date="2024-05-31T22:48:34Z">
        <w:r>
          <w:rPr>
            <w:rFonts w:hint="eastAsia"/>
            <w:lang w:val="en-US" w:eastAsia="zh-CN"/>
          </w:rPr>
          <w:t>千伏安</w:t>
        </w:r>
      </w:ins>
      <w:ins w:id="758" w:author="84622" w:date="2024-05-29T13:43:39Z">
        <w:r>
          <w:rPr>
            <w:rFonts w:hint="eastAsia"/>
            <w:lang w:val="en-US" w:eastAsia="zh-CN"/>
          </w:rPr>
          <w:t>的，因该户属于原为</w:t>
        </w:r>
      </w:ins>
      <w:ins w:id="759" w:author="84622" w:date="2024-05-29T13:46:31Z">
        <w:r>
          <w:rPr>
            <w:rFonts w:hint="eastAsia"/>
            <w:lang w:val="en-US" w:eastAsia="zh-CN"/>
          </w:rPr>
          <w:t>单一</w:t>
        </w:r>
      </w:ins>
      <w:ins w:id="760" w:author="84622" w:date="2024-05-29T13:46:35Z">
        <w:r>
          <w:rPr>
            <w:rFonts w:hint="eastAsia"/>
            <w:lang w:val="en-US" w:eastAsia="zh-CN"/>
          </w:rPr>
          <w:t>制</w:t>
        </w:r>
      </w:ins>
      <w:ins w:id="761" w:author="84622" w:date="2024-05-29T13:43:39Z">
        <w:r>
          <w:rPr>
            <w:rFonts w:hint="eastAsia"/>
            <w:lang w:val="en-US" w:eastAsia="zh-CN"/>
          </w:rPr>
          <w:t>电价用户，故</w:t>
        </w:r>
      </w:ins>
      <w:ins w:id="762" w:author="84622" w:date="2024-05-29T13:46:54Z">
        <w:r>
          <w:rPr>
            <w:rFonts w:hint="eastAsia"/>
            <w:lang w:val="en-US" w:eastAsia="zh-CN"/>
          </w:rPr>
          <w:t>可选择执行单一制或两部制电价。</w:t>
        </w:r>
      </w:ins>
    </w:p>
    <w:p w14:paraId="61D6C6FC">
      <w:pPr>
        <w:pStyle w:val="2"/>
        <w:jc w:val="both"/>
        <w:rPr>
          <w:del w:id="764" w:author="84622" w:date="2024-05-29T13:47:11Z"/>
          <w:rFonts w:hint="eastAsia"/>
          <w:lang w:val="en-US" w:eastAsia="zh-CN"/>
        </w:rPr>
        <w:pPrChange w:id="763" w:author="84622" w:date="2024-05-29T12:49:57Z">
          <w:pPr>
            <w:pStyle w:val="2"/>
          </w:pPr>
        </w:pPrChange>
      </w:pPr>
    </w:p>
    <w:p w14:paraId="43F958EB">
      <w:pPr>
        <w:ind w:left="0" w:leftChars="0" w:firstLine="0" w:firstLineChars="0"/>
        <w:rPr>
          <w:rFonts w:hint="default"/>
          <w:lang w:val="en-US" w:eastAsia="zh-CN"/>
        </w:rPr>
      </w:pPr>
      <w:r>
        <w:rPr>
          <w:rFonts w:hint="eastAsia"/>
          <w:lang w:val="en-US" w:eastAsia="zh-CN"/>
        </w:rPr>
        <w:t>2.1.2.1.1.1.3</w:t>
      </w:r>
      <w:r>
        <w:rPr>
          <w:rFonts w:hint="eastAsia"/>
        </w:rPr>
        <w:t>计</w:t>
      </w:r>
      <w:r>
        <w:rPr>
          <w:rFonts w:hint="eastAsia"/>
          <w:lang w:val="en-US" w:eastAsia="zh-CN"/>
        </w:rPr>
        <w:t>算方式：</w:t>
      </w:r>
      <w:ins w:id="765" w:author="(_ _).｡oO" w:date="2024-05-24T11:25:00Z">
        <w:r>
          <w:rPr>
            <w:rFonts w:hint="eastAsia"/>
            <w:lang w:val="en-US" w:eastAsia="zh-CN"/>
          </w:rPr>
          <w:t>基本电费</w:t>
        </w:r>
      </w:ins>
      <w:ins w:id="766" w:author="(_ _).｡oO" w:date="2024-05-24T11:27:00Z">
        <w:r>
          <w:rPr>
            <w:rFonts w:hint="eastAsia"/>
            <w:lang w:val="en-US" w:eastAsia="zh-CN"/>
          </w:rPr>
          <w:t>计算</w:t>
        </w:r>
      </w:ins>
      <w:ins w:id="767" w:author="(_ _).｡oO" w:date="2024-05-24T11:25:00Z">
        <w:r>
          <w:rPr>
            <w:rFonts w:hint="eastAsia"/>
            <w:lang w:val="en-US" w:eastAsia="zh-CN"/>
          </w:rPr>
          <w:t>方式分为三种，分别按</w:t>
        </w:r>
      </w:ins>
      <w:ins w:id="768" w:author="(_ _).｡oO" w:date="2024-05-24T11:25:00Z">
        <w:r>
          <w:rPr>
            <w:rFonts w:hint="eastAsia"/>
          </w:rPr>
          <w:t>实际运行容量</w:t>
        </w:r>
      </w:ins>
      <w:ins w:id="769" w:author="(_ _).｡oO" w:date="2024-05-24T11:25:00Z">
        <w:r>
          <w:rPr>
            <w:rFonts w:hint="eastAsia"/>
            <w:lang w:eastAsia="zh-CN"/>
          </w:rPr>
          <w:t>、</w:t>
        </w:r>
      </w:ins>
      <w:ins w:id="770" w:author="(_ _).｡oO" w:date="2024-05-24T11:26:00Z">
        <w:r>
          <w:rPr>
            <w:rFonts w:hint="eastAsia"/>
          </w:rPr>
          <w:t>按实际的最大需量</w:t>
        </w:r>
      </w:ins>
      <w:ins w:id="771" w:author="(_ _).｡oO" w:date="2024-05-24T11:26:00Z">
        <w:r>
          <w:rPr>
            <w:rFonts w:hint="eastAsia"/>
            <w:lang w:val="en-US" w:eastAsia="zh-CN"/>
          </w:rPr>
          <w:t>和按</w:t>
        </w:r>
      </w:ins>
      <w:ins w:id="772" w:author="(_ _).｡oO" w:date="2024-05-24T11:26:00Z">
        <w:r>
          <w:rPr>
            <w:rFonts w:hint="eastAsia"/>
          </w:rPr>
          <w:t>合同的最大需量</w:t>
        </w:r>
      </w:ins>
      <w:ins w:id="773" w:author="(_ _).｡oO" w:date="2024-05-24T11:26:00Z">
        <w:r>
          <w:rPr>
            <w:rFonts w:hint="eastAsia"/>
            <w:lang w:eastAsia="zh-CN"/>
          </w:rPr>
          <w:t>，</w:t>
        </w:r>
      </w:ins>
      <w:ins w:id="774" w:author="(_ _).｡oO" w:date="2024-05-24T11:25:00Z">
        <w:r>
          <w:rPr>
            <w:rFonts w:hint="eastAsia"/>
            <w:lang w:val="en-US" w:eastAsia="zh-CN"/>
          </w:rPr>
          <w:t>用户可选择其中一种</w:t>
        </w:r>
      </w:ins>
      <w:ins w:id="775" w:author="(_ _).｡oO" w:date="2024-05-24T11:26:00Z">
        <w:r>
          <w:rPr>
            <w:rFonts w:hint="eastAsia"/>
            <w:lang w:val="en-US" w:eastAsia="zh-CN"/>
          </w:rPr>
          <w:t>计算方式。</w:t>
        </w:r>
      </w:ins>
    </w:p>
    <w:p w14:paraId="5E6F0ED1">
      <w:pPr>
        <w:ind w:left="0" w:leftChars="0" w:firstLine="0" w:firstLineChars="0"/>
        <w:rPr>
          <w:rFonts w:hint="default" w:eastAsia="仿宋"/>
          <w:lang w:val="en-US" w:eastAsia="zh-CN"/>
        </w:rPr>
      </w:pPr>
      <w:r>
        <w:rPr>
          <w:rFonts w:hint="eastAsia"/>
          <w:lang w:val="en-US" w:eastAsia="zh-CN"/>
        </w:rPr>
        <w:t>2.1.2.1.1.1.3.1</w:t>
      </w:r>
      <w:r>
        <w:rPr>
          <w:rFonts w:hint="eastAsia"/>
        </w:rPr>
        <w:t>按实际运行容量</w:t>
      </w:r>
      <w:del w:id="776" w:author="(_ _).｡oO" w:date="2024-05-24T11:37:00Z">
        <w:r>
          <w:rPr>
            <w:rFonts w:hint="eastAsia"/>
          </w:rPr>
          <w:delText>进行</w:delText>
        </w:r>
      </w:del>
      <w:r>
        <w:rPr>
          <w:rFonts w:hint="eastAsia"/>
        </w:rPr>
        <w:t>计算</w:t>
      </w:r>
      <w:r>
        <w:rPr>
          <w:rFonts w:hint="eastAsia"/>
          <w:lang w:val="en-US" w:eastAsia="zh-CN"/>
        </w:rPr>
        <w:t>的：</w:t>
      </w:r>
      <w:r>
        <w:rPr>
          <w:rFonts w:hint="eastAsia"/>
        </w:rPr>
        <w:t>基本电费=实际运行的容量×容量电价</w:t>
      </w:r>
      <w:r>
        <w:rPr>
          <w:rFonts w:hint="eastAsia"/>
          <w:lang w:eastAsia="zh-CN"/>
        </w:rPr>
        <w:t>。</w:t>
      </w:r>
      <w:ins w:id="777" w:author="(_ _).｡oO" w:date="2024-05-24T11:36:00Z">
        <w:r>
          <w:rPr>
            <w:rFonts w:hint="eastAsia"/>
          </w:rPr>
          <w:t>按实际运行容量</w:t>
        </w:r>
      </w:ins>
      <w:ins w:id="778" w:author="(_ _).｡oO" w:date="2024-05-24T11:37:00Z">
        <w:r>
          <w:rPr>
            <w:rFonts w:hint="eastAsia"/>
            <w:lang w:val="en-US" w:eastAsia="zh-CN"/>
          </w:rPr>
          <w:t>进行</w:t>
        </w:r>
      </w:ins>
      <w:ins w:id="779" w:author="(_ _).｡oO" w:date="2024-05-24T11:36:00Z">
        <w:r>
          <w:rPr>
            <w:rFonts w:hint="eastAsia"/>
          </w:rPr>
          <w:t>计算</w:t>
        </w:r>
      </w:ins>
      <w:ins w:id="780" w:author="(_ _).｡oO" w:date="2024-05-24T11:36:00Z">
        <w:r>
          <w:rPr>
            <w:rFonts w:hint="eastAsia"/>
            <w:lang w:val="en-US" w:eastAsia="zh-CN"/>
          </w:rPr>
          <w:t>的</w:t>
        </w:r>
      </w:ins>
      <w:ins w:id="781" w:author="(_ _).｡oO" w:date="2024-05-24T11:36:00Z">
        <w:r>
          <w:rPr>
            <w:rFonts w:hint="eastAsia"/>
          </w:rPr>
          <w:t>基本电费</w:t>
        </w:r>
      </w:ins>
      <w:ins w:id="782" w:author="(_ _).｡oO" w:date="2024-05-24T11:36:00Z">
        <w:r>
          <w:rPr>
            <w:rFonts w:hint="eastAsia"/>
            <w:lang w:val="en-US" w:eastAsia="zh-CN"/>
          </w:rPr>
          <w:t>也被称为容量电费。</w:t>
        </w:r>
      </w:ins>
      <w:ins w:id="783" w:author="84622" w:date="2024-05-29T13:59:38Z">
        <w:r>
          <w:rPr>
            <w:rFonts w:hint="eastAsia"/>
            <w:lang w:val="en-US" w:eastAsia="zh-CN"/>
          </w:rPr>
          <w:t>若</w:t>
        </w:r>
      </w:ins>
      <w:ins w:id="784" w:author="84622" w:date="2024-05-29T14:00:48Z">
        <w:r>
          <w:rPr>
            <w:rFonts w:hint="eastAsia"/>
            <w:lang w:val="en-US" w:eastAsia="zh-CN"/>
          </w:rPr>
          <w:t>办理</w:t>
        </w:r>
      </w:ins>
      <w:ins w:id="785" w:author="84622" w:date="2024-05-29T13:59:44Z">
        <w:r>
          <w:rPr>
            <w:rFonts w:hint="eastAsia"/>
            <w:lang w:val="en-US" w:eastAsia="zh-CN"/>
          </w:rPr>
          <w:t>增容</w:t>
        </w:r>
      </w:ins>
      <w:ins w:id="786" w:author="84622" w:date="2024-05-29T13:59:45Z">
        <w:r>
          <w:rPr>
            <w:rFonts w:hint="eastAsia"/>
            <w:lang w:val="en-US" w:eastAsia="zh-CN"/>
          </w:rPr>
          <w:t>、</w:t>
        </w:r>
      </w:ins>
      <w:ins w:id="787" w:author="84622" w:date="2024-05-29T13:59:46Z">
        <w:r>
          <w:rPr>
            <w:rFonts w:hint="eastAsia"/>
            <w:lang w:val="en-US" w:eastAsia="zh-CN"/>
          </w:rPr>
          <w:t>减容</w:t>
        </w:r>
      </w:ins>
      <w:ins w:id="788" w:author="84622" w:date="2024-05-29T14:00:52Z">
        <w:r>
          <w:rPr>
            <w:rFonts w:hint="eastAsia"/>
            <w:lang w:val="en-US" w:eastAsia="zh-CN"/>
          </w:rPr>
          <w:t>业务</w:t>
        </w:r>
      </w:ins>
      <w:ins w:id="789" w:author="84622" w:date="2024-05-29T14:00:53Z">
        <w:r>
          <w:rPr>
            <w:rFonts w:hint="eastAsia"/>
            <w:lang w:val="en-US" w:eastAsia="zh-CN"/>
          </w:rPr>
          <w:t>，</w:t>
        </w:r>
      </w:ins>
      <w:ins w:id="790" w:author="84622" w:date="2024-05-29T14:00:58Z">
        <w:r>
          <w:rPr>
            <w:rFonts w:hint="eastAsia"/>
            <w:lang w:val="en-US" w:eastAsia="zh-CN"/>
          </w:rPr>
          <w:t>当月</w:t>
        </w:r>
      </w:ins>
      <w:ins w:id="791" w:author="84622" w:date="2024-05-29T14:01:00Z">
        <w:r>
          <w:rPr>
            <w:rFonts w:hint="eastAsia"/>
            <w:lang w:val="en-US" w:eastAsia="zh-CN"/>
          </w:rPr>
          <w:t>基本</w:t>
        </w:r>
      </w:ins>
      <w:ins w:id="792" w:author="84622" w:date="2024-05-29T14:01:03Z">
        <w:r>
          <w:rPr>
            <w:rFonts w:hint="eastAsia"/>
            <w:lang w:val="en-US" w:eastAsia="zh-CN"/>
          </w:rPr>
          <w:t>计费</w:t>
        </w:r>
      </w:ins>
      <w:ins w:id="793" w:author="84622" w:date="2024-05-29T14:01:07Z">
        <w:r>
          <w:rPr>
            <w:rFonts w:hint="eastAsia"/>
            <w:lang w:val="en-US" w:eastAsia="zh-CN"/>
          </w:rPr>
          <w:t>需</w:t>
        </w:r>
      </w:ins>
      <w:ins w:id="794" w:author="84622" w:date="2024-05-29T14:01:10Z">
        <w:r>
          <w:rPr>
            <w:rFonts w:hint="eastAsia"/>
            <w:lang w:val="en-US" w:eastAsia="zh-CN"/>
          </w:rPr>
          <w:t>分段</w:t>
        </w:r>
      </w:ins>
      <w:ins w:id="795" w:author="84622" w:date="2024-05-29T14:01:16Z">
        <w:r>
          <w:rPr>
            <w:rFonts w:hint="eastAsia"/>
            <w:lang w:val="en-US" w:eastAsia="zh-CN"/>
          </w:rPr>
          <w:t>计算</w:t>
        </w:r>
      </w:ins>
      <w:ins w:id="796" w:author="84622" w:date="2024-05-29T14:01:22Z">
        <w:r>
          <w:rPr>
            <w:rFonts w:hint="eastAsia"/>
            <w:lang w:val="en-US" w:eastAsia="zh-CN"/>
          </w:rPr>
          <w:t>后</w:t>
        </w:r>
      </w:ins>
      <w:ins w:id="797" w:author="84622" w:date="2024-05-29T14:01:24Z">
        <w:r>
          <w:rPr>
            <w:rFonts w:hint="eastAsia"/>
            <w:lang w:val="en-US" w:eastAsia="zh-CN"/>
          </w:rPr>
          <w:t>求和</w:t>
        </w:r>
      </w:ins>
      <w:ins w:id="798" w:author="84622" w:date="2024-05-29T14:01:25Z">
        <w:r>
          <w:rPr>
            <w:rFonts w:hint="eastAsia"/>
            <w:lang w:val="en-US" w:eastAsia="zh-CN"/>
          </w:rPr>
          <w:t>，</w:t>
        </w:r>
      </w:ins>
      <w:ins w:id="799" w:author="84622" w:date="2024-05-29T14:02:42Z">
        <w:r>
          <w:rPr>
            <w:rFonts w:hint="eastAsia"/>
            <w:lang w:val="en-US" w:eastAsia="zh-CN"/>
          </w:rPr>
          <w:t>各段</w:t>
        </w:r>
      </w:ins>
      <w:ins w:id="800" w:author="84622" w:date="2024-05-29T14:02:43Z">
        <w:r>
          <w:rPr>
            <w:rFonts w:hint="eastAsia"/>
            <w:lang w:val="en-US" w:eastAsia="zh-CN"/>
          </w:rPr>
          <w:t>基本</w:t>
        </w:r>
      </w:ins>
      <w:ins w:id="801" w:author="84622" w:date="2024-05-29T14:02:44Z">
        <w:r>
          <w:rPr>
            <w:rFonts w:hint="eastAsia"/>
            <w:lang w:val="en-US" w:eastAsia="zh-CN"/>
          </w:rPr>
          <w:t>电费</w:t>
        </w:r>
      </w:ins>
      <w:ins w:id="802" w:author="84622" w:date="2024-05-29T14:02:45Z">
        <w:r>
          <w:rPr>
            <w:rFonts w:hint="eastAsia"/>
            <w:lang w:val="en-US" w:eastAsia="zh-CN"/>
          </w:rPr>
          <w:t>=</w:t>
        </w:r>
      </w:ins>
      <w:ins w:id="803" w:author="84622" w:date="2024-05-29T14:03:01Z">
        <w:r>
          <w:rPr>
            <w:rFonts w:hint="eastAsia"/>
            <w:lang w:val="en-US" w:eastAsia="zh-CN"/>
          </w:rPr>
          <w:t>实际</w:t>
        </w:r>
      </w:ins>
      <w:ins w:id="804" w:author="84622" w:date="2024-05-29T14:03:03Z">
        <w:r>
          <w:rPr>
            <w:rFonts w:hint="eastAsia"/>
            <w:lang w:val="en-US" w:eastAsia="zh-CN"/>
          </w:rPr>
          <w:t>运行</w:t>
        </w:r>
      </w:ins>
      <w:ins w:id="805" w:author="84622" w:date="2024-05-29T14:03:06Z">
        <w:r>
          <w:rPr>
            <w:rFonts w:hint="eastAsia"/>
            <w:lang w:val="en-US" w:eastAsia="zh-CN"/>
          </w:rPr>
          <w:t>容量</w:t>
        </w:r>
      </w:ins>
      <w:ins w:id="806" w:author="84622" w:date="2024-05-29T14:03:07Z">
        <w:r>
          <w:rPr>
            <w:rFonts w:hint="eastAsia"/>
            <w:lang w:val="en-US" w:eastAsia="zh-CN"/>
          </w:rPr>
          <w:t>*</w:t>
        </w:r>
      </w:ins>
      <w:ins w:id="807" w:author="84622" w:date="2024-05-29T14:03:12Z">
        <w:r>
          <w:rPr>
            <w:rFonts w:hint="eastAsia"/>
            <w:lang w:val="en-US" w:eastAsia="zh-CN"/>
          </w:rPr>
          <w:t>运行</w:t>
        </w:r>
      </w:ins>
      <w:ins w:id="808" w:author="84622" w:date="2024-05-29T14:03:15Z">
        <w:r>
          <w:rPr>
            <w:rFonts w:hint="eastAsia"/>
            <w:lang w:val="en-US" w:eastAsia="zh-CN"/>
          </w:rPr>
          <w:t>天数</w:t>
        </w:r>
      </w:ins>
      <w:ins w:id="809" w:author="84622" w:date="2024-05-29T14:03:17Z">
        <w:r>
          <w:rPr>
            <w:rFonts w:hint="eastAsia"/>
            <w:lang w:val="en-US" w:eastAsia="zh-CN"/>
          </w:rPr>
          <w:t>/</w:t>
        </w:r>
      </w:ins>
      <w:ins w:id="810" w:author="84622" w:date="2024-05-29T14:03:22Z">
        <w:r>
          <w:rPr>
            <w:rFonts w:hint="eastAsia"/>
            <w:lang w:val="en-US" w:eastAsia="zh-CN"/>
          </w:rPr>
          <w:t>当月</w:t>
        </w:r>
      </w:ins>
      <w:ins w:id="811" w:author="84622" w:date="2024-05-29T14:03:23Z">
        <w:r>
          <w:rPr>
            <w:rFonts w:hint="eastAsia"/>
            <w:lang w:val="en-US" w:eastAsia="zh-CN"/>
          </w:rPr>
          <w:t>实际</w:t>
        </w:r>
      </w:ins>
      <w:ins w:id="812" w:author="84622" w:date="2024-05-29T14:03:24Z">
        <w:r>
          <w:rPr>
            <w:rFonts w:hint="eastAsia"/>
            <w:lang w:val="en-US" w:eastAsia="zh-CN"/>
          </w:rPr>
          <w:t>天数</w:t>
        </w:r>
      </w:ins>
      <w:ins w:id="813" w:author="84622" w:date="2024-05-29T14:03:25Z">
        <w:r>
          <w:rPr>
            <w:rFonts w:hint="eastAsia"/>
            <w:lang w:val="en-US" w:eastAsia="zh-CN"/>
          </w:rPr>
          <w:t>。</w:t>
        </w:r>
      </w:ins>
    </w:p>
    <w:p w14:paraId="04CFB8BD">
      <w:pPr>
        <w:ind w:left="0" w:leftChars="0" w:firstLine="0" w:firstLineChars="0"/>
        <w:rPr>
          <w:rFonts w:hint="eastAsia"/>
          <w:lang w:eastAsia="zh-CN"/>
        </w:rPr>
      </w:pPr>
      <w:r>
        <w:rPr>
          <w:rFonts w:hint="eastAsia"/>
          <w:lang w:val="en-US" w:eastAsia="zh-CN"/>
        </w:rPr>
        <w:t>2.1.2.1.1.1.3.2</w:t>
      </w:r>
      <w:r>
        <w:rPr>
          <w:rFonts w:hint="eastAsia"/>
        </w:rPr>
        <w:t>按合同的最大需量</w:t>
      </w:r>
      <w:r>
        <w:rPr>
          <w:rFonts w:hint="eastAsia"/>
          <w:lang w:val="en-US" w:eastAsia="zh-CN"/>
        </w:rPr>
        <w:t>计算的</w:t>
      </w:r>
      <w:r>
        <w:rPr>
          <w:rFonts w:hint="eastAsia"/>
          <w:lang w:eastAsia="zh-CN"/>
        </w:rPr>
        <w:t>：</w:t>
      </w:r>
    </w:p>
    <w:p w14:paraId="1276D3BB">
      <w:pPr>
        <w:jc w:val="both"/>
        <w:rPr>
          <w:rFonts w:hint="eastAsia" w:eastAsia="仿宋"/>
          <w:lang w:val="en-US" w:eastAsia="zh-CN"/>
        </w:rPr>
        <w:pPrChange w:id="814" w:author="(_ _).｡oO" w:date="2024-05-24T11:44:00Z">
          <w:pPr>
            <w:pStyle w:val="2"/>
            <w:jc w:val="both"/>
          </w:pPr>
        </w:pPrChange>
      </w:pPr>
      <w:r>
        <w:rPr>
          <w:rFonts w:hint="eastAsia"/>
          <w:lang w:val="en-US" w:eastAsia="zh-CN"/>
        </w:rPr>
        <w:t>2.1.2.1.1.1.3.2.1</w:t>
      </w:r>
      <w:r>
        <w:rPr>
          <w:rFonts w:hint="eastAsia"/>
        </w:rPr>
        <w:t>当用户实际的最大需量&gt;（1.05*合同的最大需量）时</w:t>
      </w:r>
      <w:r>
        <w:rPr>
          <w:rFonts w:hint="eastAsia"/>
          <w:lang w:eastAsia="zh-CN"/>
        </w:rPr>
        <w:t>，</w:t>
      </w:r>
      <w:r>
        <w:rPr>
          <w:rFonts w:hint="eastAsia"/>
        </w:rPr>
        <w:t>基本电费=合同的最大需量*需量电价+（实际的最大需量—1.05*合同的最大需量）*2*需量电价</w:t>
      </w:r>
      <w:r>
        <w:rPr>
          <w:rFonts w:hint="eastAsia"/>
          <w:lang w:eastAsia="zh-CN"/>
        </w:rPr>
        <w:t>。</w:t>
      </w:r>
      <w:ins w:id="815" w:author="(_ _).｡oO" w:date="2024-05-24T11:44:00Z">
        <w:r>
          <w:rPr>
            <w:rFonts w:hint="eastAsia"/>
          </w:rPr>
          <w:t>按</w:t>
        </w:r>
      </w:ins>
      <w:ins w:id="816" w:author="(_ _).｡oO" w:date="2024-05-24T11:44:00Z">
        <w:r>
          <w:rPr>
            <w:rFonts w:hint="eastAsia"/>
            <w:lang w:val="en-US" w:eastAsia="zh-CN"/>
          </w:rPr>
          <w:t>最大</w:t>
        </w:r>
      </w:ins>
      <w:ins w:id="817" w:author="(_ _).｡oO" w:date="2024-05-24T11:44:00Z">
        <w:r>
          <w:rPr>
            <w:rFonts w:hint="eastAsia"/>
          </w:rPr>
          <w:t>需量</w:t>
        </w:r>
      </w:ins>
      <w:ins w:id="818" w:author="(_ _).｡oO" w:date="2024-05-24T11:44:00Z">
        <w:r>
          <w:rPr>
            <w:rFonts w:hint="eastAsia"/>
            <w:lang w:val="en-US" w:eastAsia="zh-CN"/>
          </w:rPr>
          <w:t>进行</w:t>
        </w:r>
      </w:ins>
      <w:ins w:id="819" w:author="(_ _).｡oO" w:date="2024-05-24T11:44:00Z">
        <w:r>
          <w:rPr>
            <w:rFonts w:hint="eastAsia"/>
          </w:rPr>
          <w:t>计算</w:t>
        </w:r>
      </w:ins>
      <w:ins w:id="820" w:author="(_ _).｡oO" w:date="2024-05-24T11:44:00Z">
        <w:r>
          <w:rPr>
            <w:rFonts w:hint="eastAsia"/>
            <w:lang w:val="en-US" w:eastAsia="zh-CN"/>
          </w:rPr>
          <w:t>的</w:t>
        </w:r>
      </w:ins>
      <w:ins w:id="821" w:author="(_ _).｡oO" w:date="2024-05-24T11:44:00Z">
        <w:r>
          <w:rPr>
            <w:rFonts w:hint="eastAsia"/>
          </w:rPr>
          <w:t>基本电费</w:t>
        </w:r>
      </w:ins>
      <w:ins w:id="822" w:author="(_ _).｡oO" w:date="2024-05-24T11:44:00Z">
        <w:r>
          <w:rPr>
            <w:rFonts w:hint="eastAsia"/>
            <w:lang w:val="en-US" w:eastAsia="zh-CN"/>
          </w:rPr>
          <w:t>也被称为</w:t>
        </w:r>
      </w:ins>
      <w:ins w:id="823" w:author="(_ _).｡oO" w:date="2024-05-24T11:44:00Z">
        <w:r>
          <w:rPr>
            <w:rFonts w:hint="eastAsia"/>
          </w:rPr>
          <w:t>需量</w:t>
        </w:r>
      </w:ins>
      <w:ins w:id="824" w:author="(_ _).｡oO" w:date="2024-05-24T11:44:00Z">
        <w:r>
          <w:rPr>
            <w:rFonts w:hint="eastAsia"/>
            <w:lang w:val="en-US" w:eastAsia="zh-CN"/>
          </w:rPr>
          <w:t>电费。</w:t>
        </w:r>
      </w:ins>
    </w:p>
    <w:p w14:paraId="6B8175B5">
      <w:pPr>
        <w:jc w:val="both"/>
        <w:rPr>
          <w:rFonts w:hint="eastAsia"/>
          <w:lang w:eastAsia="zh-CN"/>
        </w:rPr>
        <w:pPrChange w:id="825" w:author="(_ _).｡oO" w:date="2024-05-24T11:44:00Z">
          <w:pPr>
            <w:pStyle w:val="2"/>
            <w:jc w:val="both"/>
          </w:pPr>
        </w:pPrChange>
      </w:pPr>
      <w:r>
        <w:rPr>
          <w:rFonts w:hint="eastAsia"/>
          <w:lang w:val="en-US" w:eastAsia="zh-CN"/>
        </w:rPr>
        <w:t>2.1.2.1.1.1.3.2.2</w:t>
      </w:r>
      <w:r>
        <w:rPr>
          <w:rFonts w:hint="eastAsia"/>
        </w:rPr>
        <w:t>当用户实际的最大需量≤（1.05*合同的最大需量）时</w:t>
      </w:r>
      <w:r>
        <w:rPr>
          <w:rFonts w:hint="eastAsia"/>
          <w:lang w:eastAsia="zh-CN"/>
        </w:rPr>
        <w:t>，</w:t>
      </w:r>
      <w:r>
        <w:rPr>
          <w:rFonts w:hint="eastAsia"/>
        </w:rPr>
        <w:t>基本电费=合同的最大需量*需量电价</w:t>
      </w:r>
      <w:r>
        <w:rPr>
          <w:rFonts w:hint="eastAsia"/>
          <w:lang w:eastAsia="zh-CN"/>
        </w:rPr>
        <w:t>。</w:t>
      </w:r>
      <w:ins w:id="826" w:author="(_ _).｡oO" w:date="2024-05-24T11:44:00Z">
        <w:r>
          <w:rPr>
            <w:rFonts w:hint="eastAsia"/>
          </w:rPr>
          <w:t>按</w:t>
        </w:r>
      </w:ins>
      <w:ins w:id="827" w:author="(_ _).｡oO" w:date="2024-05-24T11:44:00Z">
        <w:r>
          <w:rPr>
            <w:rFonts w:hint="eastAsia"/>
            <w:lang w:val="en-US" w:eastAsia="zh-CN"/>
          </w:rPr>
          <w:t>最大</w:t>
        </w:r>
      </w:ins>
      <w:ins w:id="828" w:author="(_ _).｡oO" w:date="2024-05-24T11:44:00Z">
        <w:r>
          <w:rPr>
            <w:rFonts w:hint="eastAsia"/>
          </w:rPr>
          <w:t>需量</w:t>
        </w:r>
      </w:ins>
      <w:ins w:id="829" w:author="(_ _).｡oO" w:date="2024-05-24T11:44:00Z">
        <w:r>
          <w:rPr>
            <w:rFonts w:hint="eastAsia"/>
            <w:lang w:val="en-US" w:eastAsia="zh-CN"/>
          </w:rPr>
          <w:t>进行</w:t>
        </w:r>
      </w:ins>
      <w:ins w:id="830" w:author="(_ _).｡oO" w:date="2024-05-24T11:44:00Z">
        <w:r>
          <w:rPr>
            <w:rFonts w:hint="eastAsia"/>
          </w:rPr>
          <w:t>计算</w:t>
        </w:r>
      </w:ins>
      <w:ins w:id="831" w:author="(_ _).｡oO" w:date="2024-05-24T11:44:00Z">
        <w:r>
          <w:rPr>
            <w:rFonts w:hint="eastAsia"/>
            <w:lang w:val="en-US" w:eastAsia="zh-CN"/>
          </w:rPr>
          <w:t>的</w:t>
        </w:r>
      </w:ins>
      <w:ins w:id="832" w:author="(_ _).｡oO" w:date="2024-05-24T11:44:00Z">
        <w:r>
          <w:rPr>
            <w:rFonts w:hint="eastAsia"/>
          </w:rPr>
          <w:t>基本电费</w:t>
        </w:r>
      </w:ins>
      <w:ins w:id="833" w:author="(_ _).｡oO" w:date="2024-05-24T11:44:00Z">
        <w:r>
          <w:rPr>
            <w:rFonts w:hint="eastAsia"/>
            <w:lang w:val="en-US" w:eastAsia="zh-CN"/>
          </w:rPr>
          <w:t>也被称为</w:t>
        </w:r>
      </w:ins>
      <w:ins w:id="834" w:author="(_ _).｡oO" w:date="2024-05-24T11:44:00Z">
        <w:r>
          <w:rPr>
            <w:rFonts w:hint="eastAsia"/>
          </w:rPr>
          <w:t>需量</w:t>
        </w:r>
      </w:ins>
      <w:ins w:id="835" w:author="(_ _).｡oO" w:date="2024-05-24T11:44:00Z">
        <w:r>
          <w:rPr>
            <w:rFonts w:hint="eastAsia"/>
            <w:lang w:val="en-US" w:eastAsia="zh-CN"/>
          </w:rPr>
          <w:t>电费。</w:t>
        </w:r>
      </w:ins>
    </w:p>
    <w:p w14:paraId="6A16CC3A">
      <w:pPr>
        <w:ind w:left="0" w:leftChars="0" w:firstLine="0" w:firstLineChars="0"/>
        <w:rPr>
          <w:rFonts w:hint="eastAsia" w:eastAsia="仿宋"/>
          <w:lang w:val="en-US" w:eastAsia="zh-CN"/>
        </w:rPr>
      </w:pPr>
      <w:r>
        <w:rPr>
          <w:rFonts w:hint="eastAsia"/>
          <w:lang w:val="en-US" w:eastAsia="zh-CN"/>
        </w:rPr>
        <w:t>2.1.2.1.1.1.3.3</w:t>
      </w:r>
      <w:r>
        <w:rPr>
          <w:rFonts w:hint="eastAsia"/>
        </w:rPr>
        <w:t>按实际的最大需量</w:t>
      </w:r>
      <w:r>
        <w:rPr>
          <w:rFonts w:hint="eastAsia"/>
          <w:lang w:val="en-US" w:eastAsia="zh-CN"/>
        </w:rPr>
        <w:t>计算的，</w:t>
      </w:r>
      <w:r>
        <w:rPr>
          <w:rFonts w:hint="eastAsia"/>
        </w:rPr>
        <w:t>基本电费=实际的最大需量×需量电价</w:t>
      </w:r>
      <w:r>
        <w:rPr>
          <w:rFonts w:hint="eastAsia"/>
          <w:lang w:eastAsia="zh-CN"/>
        </w:rPr>
        <w:t>。</w:t>
      </w:r>
      <w:ins w:id="836" w:author="(_ _).｡oO" w:date="2024-05-24T11:38:00Z">
        <w:r>
          <w:rPr>
            <w:rFonts w:hint="eastAsia"/>
          </w:rPr>
          <w:t>按</w:t>
        </w:r>
      </w:ins>
      <w:ins w:id="837" w:author="(_ _).｡oO" w:date="2024-05-24T11:44:00Z">
        <w:r>
          <w:rPr>
            <w:rFonts w:hint="eastAsia"/>
            <w:lang w:val="en-US" w:eastAsia="zh-CN"/>
          </w:rPr>
          <w:t>最大</w:t>
        </w:r>
      </w:ins>
      <w:ins w:id="838" w:author="(_ _).｡oO" w:date="2024-05-24T11:39:00Z">
        <w:r>
          <w:rPr>
            <w:rFonts w:hint="eastAsia"/>
          </w:rPr>
          <w:t>需量</w:t>
        </w:r>
      </w:ins>
      <w:ins w:id="839" w:author="(_ _).｡oO" w:date="2024-05-24T11:38:00Z">
        <w:r>
          <w:rPr>
            <w:rFonts w:hint="eastAsia"/>
            <w:lang w:val="en-US" w:eastAsia="zh-CN"/>
          </w:rPr>
          <w:t>进行</w:t>
        </w:r>
      </w:ins>
      <w:ins w:id="840" w:author="(_ _).｡oO" w:date="2024-05-24T11:38:00Z">
        <w:r>
          <w:rPr>
            <w:rFonts w:hint="eastAsia"/>
          </w:rPr>
          <w:t>计算</w:t>
        </w:r>
      </w:ins>
      <w:ins w:id="841" w:author="(_ _).｡oO" w:date="2024-05-24T11:38:00Z">
        <w:r>
          <w:rPr>
            <w:rFonts w:hint="eastAsia"/>
            <w:lang w:val="en-US" w:eastAsia="zh-CN"/>
          </w:rPr>
          <w:t>的</w:t>
        </w:r>
      </w:ins>
      <w:ins w:id="842" w:author="(_ _).｡oO" w:date="2024-05-24T11:38:00Z">
        <w:r>
          <w:rPr>
            <w:rFonts w:hint="eastAsia"/>
          </w:rPr>
          <w:t>基本电费</w:t>
        </w:r>
      </w:ins>
      <w:ins w:id="843" w:author="(_ _).｡oO" w:date="2024-05-24T11:38:00Z">
        <w:r>
          <w:rPr>
            <w:rFonts w:hint="eastAsia"/>
            <w:lang w:val="en-US" w:eastAsia="zh-CN"/>
          </w:rPr>
          <w:t>也被称为</w:t>
        </w:r>
      </w:ins>
      <w:ins w:id="844" w:author="(_ _).｡oO" w:date="2024-05-24T11:39:00Z">
        <w:r>
          <w:rPr>
            <w:rFonts w:hint="eastAsia"/>
          </w:rPr>
          <w:t>需量</w:t>
        </w:r>
      </w:ins>
      <w:ins w:id="845" w:author="(_ _).｡oO" w:date="2024-05-24T11:38:00Z">
        <w:r>
          <w:rPr>
            <w:rFonts w:hint="eastAsia"/>
            <w:lang w:val="en-US" w:eastAsia="zh-CN"/>
          </w:rPr>
          <w:t>电费。</w:t>
        </w:r>
      </w:ins>
    </w:p>
    <w:p w14:paraId="08976647">
      <w:pPr>
        <w:ind w:left="0" w:leftChars="0" w:firstLine="0" w:firstLineChars="0"/>
        <w:rPr>
          <w:rFonts w:hint="eastAsia"/>
          <w:lang w:val="en-US" w:eastAsia="zh-CN"/>
        </w:rPr>
      </w:pPr>
      <w:r>
        <w:rPr>
          <w:rFonts w:hint="eastAsia"/>
          <w:lang w:val="en-US" w:eastAsia="zh-CN"/>
        </w:rPr>
        <w:t>2.1.2.1.1.1.4电价标准：[13]</w:t>
      </w:r>
    </w:p>
    <w:p w14:paraId="3B4F7C6C">
      <w:pPr>
        <w:ind w:left="0" w:leftChars="0" w:firstLine="0" w:firstLineChars="0"/>
        <w:rPr>
          <w:rFonts w:hint="eastAsia"/>
          <w:lang w:eastAsia="zh-CN"/>
        </w:rPr>
      </w:pPr>
      <w:r>
        <w:rPr>
          <w:rFonts w:hint="eastAsia"/>
          <w:lang w:val="en-US" w:eastAsia="zh-CN"/>
        </w:rPr>
        <w:t>2.1.2.1.1.1.4.1</w:t>
      </w:r>
      <w:r>
        <w:rPr>
          <w:rFonts w:hint="eastAsia"/>
        </w:rPr>
        <w:t>容量电价</w:t>
      </w:r>
      <w:r>
        <w:rPr>
          <w:rFonts w:hint="eastAsia"/>
          <w:lang w:eastAsia="zh-CN"/>
        </w:rPr>
        <w:t>：</w:t>
      </w:r>
    </w:p>
    <w:p w14:paraId="47E53CAE">
      <w:pPr>
        <w:pStyle w:val="2"/>
        <w:jc w:val="both"/>
        <w:rPr>
          <w:rFonts w:hint="eastAsia"/>
          <w:lang w:eastAsia="zh-CN"/>
        </w:rPr>
      </w:pPr>
      <w:r>
        <w:rPr>
          <w:rFonts w:hint="eastAsia"/>
          <w:lang w:val="en-US" w:eastAsia="zh-CN"/>
        </w:rPr>
        <w:t>2.1.2.1.1.1.4.1.1</w:t>
      </w:r>
      <w:r>
        <w:rPr>
          <w:rFonts w:hint="eastAsia"/>
        </w:rPr>
        <w:t>电压等级为10千伏或20千伏用户的容量电价为30元/千瓦·月</w:t>
      </w:r>
      <w:r>
        <w:rPr>
          <w:rFonts w:hint="eastAsia"/>
          <w:lang w:eastAsia="zh-CN"/>
        </w:rPr>
        <w:t>。</w:t>
      </w:r>
    </w:p>
    <w:p w14:paraId="76BB8270">
      <w:pPr>
        <w:ind w:left="0" w:leftChars="0" w:firstLine="0" w:firstLineChars="0"/>
        <w:rPr>
          <w:rFonts w:hint="eastAsia"/>
          <w:lang w:eastAsia="zh-CN"/>
        </w:rPr>
      </w:pPr>
      <w:r>
        <w:rPr>
          <w:rFonts w:hint="eastAsia"/>
          <w:lang w:val="en-US" w:eastAsia="zh-CN"/>
        </w:rPr>
        <w:t>2.1.2.1.1.1.4.1.2</w:t>
      </w:r>
      <w:r>
        <w:rPr>
          <w:rFonts w:hint="eastAsia"/>
        </w:rPr>
        <w:t>电压等级为35千伏用户的容量电价为28元/千瓦·月</w:t>
      </w:r>
      <w:r>
        <w:rPr>
          <w:rFonts w:hint="eastAsia"/>
          <w:lang w:eastAsia="zh-CN"/>
        </w:rPr>
        <w:t>。</w:t>
      </w:r>
    </w:p>
    <w:p w14:paraId="1066A8E2">
      <w:pPr>
        <w:ind w:left="0" w:leftChars="0" w:firstLine="0" w:firstLineChars="0"/>
        <w:rPr>
          <w:rFonts w:hint="eastAsia"/>
          <w:lang w:eastAsia="zh-CN"/>
        </w:rPr>
      </w:pPr>
      <w:r>
        <w:rPr>
          <w:rFonts w:hint="eastAsia"/>
          <w:lang w:val="en-US" w:eastAsia="zh-CN"/>
        </w:rPr>
        <w:t>2.1.2.1.1.1.4.1.3</w:t>
      </w:r>
      <w:r>
        <w:rPr>
          <w:rFonts w:hint="eastAsia"/>
        </w:rPr>
        <w:t>电压等级为110千伏用户的容量电价为26元/千瓦·月</w:t>
      </w:r>
      <w:r>
        <w:rPr>
          <w:rFonts w:hint="eastAsia"/>
          <w:lang w:eastAsia="zh-CN"/>
        </w:rPr>
        <w:t>。</w:t>
      </w:r>
    </w:p>
    <w:p w14:paraId="1035D8D1">
      <w:pPr>
        <w:ind w:left="0" w:leftChars="0" w:firstLine="0" w:firstLineChars="0"/>
        <w:rPr>
          <w:rFonts w:hint="eastAsia"/>
          <w:lang w:eastAsia="zh-CN"/>
        </w:rPr>
      </w:pPr>
      <w:r>
        <w:rPr>
          <w:rFonts w:hint="eastAsia"/>
          <w:lang w:val="en-US" w:eastAsia="zh-CN"/>
        </w:rPr>
        <w:t>2.1.2.1.1.1.4.1.</w:t>
      </w:r>
      <w:r>
        <w:rPr>
          <w:rFonts w:hint="eastAsia"/>
        </w:rPr>
        <w:t>4 电压等级为220千伏及以上的容量电价为24元/千瓦·月</w:t>
      </w:r>
      <w:r>
        <w:rPr>
          <w:rFonts w:hint="eastAsia"/>
          <w:lang w:eastAsia="zh-CN"/>
        </w:rPr>
        <w:t>。</w:t>
      </w:r>
    </w:p>
    <w:p w14:paraId="0CDC648F">
      <w:pPr>
        <w:ind w:left="0" w:leftChars="0" w:firstLine="0" w:firstLineChars="0"/>
        <w:rPr>
          <w:rFonts w:hint="eastAsia"/>
          <w:lang w:val="en-US" w:eastAsia="zh-CN"/>
        </w:rPr>
      </w:pPr>
      <w:r>
        <w:rPr>
          <w:rFonts w:hint="eastAsia"/>
          <w:lang w:val="en-US" w:eastAsia="zh-CN"/>
        </w:rPr>
        <w:t>2.1.2.1.1.1.4.2需量电价：</w:t>
      </w:r>
    </w:p>
    <w:p w14:paraId="5FC355ED">
      <w:pPr>
        <w:ind w:left="0" w:leftChars="0" w:firstLine="0" w:firstLineChars="0"/>
        <w:rPr>
          <w:rFonts w:hint="eastAsia"/>
          <w:lang w:val="en-US" w:eastAsia="zh-CN"/>
        </w:rPr>
      </w:pPr>
      <w:r>
        <w:rPr>
          <w:rFonts w:hint="eastAsia"/>
          <w:lang w:val="en-US" w:eastAsia="zh-CN"/>
        </w:rPr>
        <w:t>2.1.2.1.1.1.4.2.1电压等级10千伏或20千伏用户的需量电价为48元/千瓦·月。</w:t>
      </w:r>
    </w:p>
    <w:p w14:paraId="40FB48FC">
      <w:pPr>
        <w:ind w:left="0" w:leftChars="0" w:firstLine="0" w:firstLineChars="0"/>
        <w:rPr>
          <w:rFonts w:hint="eastAsia"/>
          <w:lang w:val="en-US" w:eastAsia="zh-CN"/>
        </w:rPr>
      </w:pPr>
      <w:r>
        <w:rPr>
          <w:rFonts w:hint="eastAsia"/>
          <w:lang w:val="en-US" w:eastAsia="zh-CN"/>
        </w:rPr>
        <w:t>2.1.2.1.1.1.4.2.2 电压等级35千伏用户的需量电价为44.8元/千瓦·月。</w:t>
      </w:r>
    </w:p>
    <w:p w14:paraId="2676B2BC">
      <w:pPr>
        <w:ind w:left="0" w:leftChars="0" w:firstLine="0" w:firstLineChars="0"/>
        <w:rPr>
          <w:rFonts w:hint="eastAsia"/>
          <w:lang w:val="en-US" w:eastAsia="zh-CN"/>
        </w:rPr>
      </w:pPr>
      <w:r>
        <w:rPr>
          <w:rFonts w:hint="eastAsia"/>
          <w:lang w:val="en-US" w:eastAsia="zh-CN"/>
        </w:rPr>
        <w:t>2.1.2.1.1.1.4.2.3 电压等级110千伏用户的需量电价为41.6元/千瓦·月。</w:t>
      </w:r>
    </w:p>
    <w:p w14:paraId="0E4B8DE7">
      <w:pPr>
        <w:ind w:left="0" w:leftChars="0" w:firstLine="0" w:firstLineChars="0"/>
        <w:rPr>
          <w:rFonts w:hint="eastAsia"/>
          <w:lang w:val="en-US" w:eastAsia="zh-CN"/>
        </w:rPr>
      </w:pPr>
      <w:r>
        <w:rPr>
          <w:rFonts w:hint="eastAsia"/>
          <w:lang w:val="en-US" w:eastAsia="zh-CN"/>
        </w:rPr>
        <w:t>2.1.2.1.1.1.4.2.4 电压等级220千伏及以上的需量电价为38.3元/千瓦·月。</w:t>
      </w:r>
    </w:p>
    <w:p w14:paraId="6AB28D85">
      <w:pPr>
        <w:pStyle w:val="2"/>
        <w:jc w:val="both"/>
        <w:rPr>
          <w:rFonts w:hint="eastAsia"/>
          <w:lang w:val="en-US" w:eastAsia="zh-CN"/>
        </w:rPr>
      </w:pPr>
      <w:r>
        <w:rPr>
          <w:rFonts w:hint="eastAsia"/>
          <w:lang w:val="en-US" w:eastAsia="zh-CN"/>
        </w:rPr>
        <w:t>2.1.2.1.1.1.5优惠政策</w:t>
      </w:r>
      <w:r>
        <w:commentReference w:id="0"/>
      </w:r>
      <w:r>
        <w:rPr>
          <w:rFonts w:hint="eastAsia"/>
          <w:lang w:val="en-US" w:eastAsia="zh-CN"/>
        </w:rPr>
        <w:t>：[13]</w:t>
      </w:r>
    </w:p>
    <w:p w14:paraId="01F356E1">
      <w:pPr>
        <w:ind w:left="0" w:leftChars="0" w:firstLine="0" w:firstLineChars="0"/>
        <w:rPr>
          <w:rFonts w:hint="eastAsia"/>
          <w:lang w:val="en-US" w:eastAsia="zh-CN"/>
        </w:rPr>
      </w:pPr>
      <w:r>
        <w:rPr>
          <w:rFonts w:hint="eastAsia"/>
          <w:lang w:val="en-US" w:eastAsia="zh-CN"/>
        </w:rPr>
        <w:t>2.1.2.1.1.1.5.1当用户每月每千伏安用电量≥260千瓦时，当月需量电价打九折。</w:t>
      </w:r>
    </w:p>
    <w:p w14:paraId="38D97427">
      <w:pPr>
        <w:ind w:left="0" w:leftChars="0" w:firstLine="0" w:firstLineChars="0"/>
        <w:rPr>
          <w:ins w:id="846" w:author="84622" w:date="2024-05-31T21:13:55Z"/>
          <w:rFonts w:hint="eastAsia"/>
          <w:lang w:val="en-US" w:eastAsia="zh-CN"/>
        </w:rPr>
      </w:pPr>
      <w:r>
        <w:rPr>
          <w:rFonts w:hint="eastAsia"/>
          <w:lang w:val="en-US" w:eastAsia="zh-CN"/>
        </w:rPr>
        <w:t>2.1.2.1.1.1.5.1.1每月每千伏安用电量=用户当月总用电量/合同容量。</w:t>
      </w:r>
    </w:p>
    <w:p w14:paraId="079E2B5F">
      <w:pPr>
        <w:ind w:firstLine="0" w:firstLineChars="0"/>
        <w:rPr>
          <w:ins w:id="848" w:author="84622" w:date="2024-05-31T21:14:57Z"/>
          <w:rFonts w:hint="eastAsia"/>
          <w:lang w:val="en-US" w:eastAsia="zh-CN"/>
        </w:rPr>
        <w:pPrChange w:id="847" w:author="84622" w:date="2024-05-31T21:14:00Z">
          <w:pPr>
            <w:pStyle w:val="2"/>
          </w:pPr>
        </w:pPrChange>
      </w:pPr>
      <w:ins w:id="849" w:author="84622" w:date="2024-05-31T21:14:03Z">
        <w:r>
          <w:rPr>
            <w:rFonts w:hint="eastAsia"/>
            <w:lang w:val="en-US" w:eastAsia="zh-CN"/>
          </w:rPr>
          <w:t>2.</w:t>
        </w:r>
      </w:ins>
      <w:ins w:id="850" w:author="84622" w:date="2024-05-31T21:14:04Z">
        <w:r>
          <w:rPr>
            <w:rFonts w:hint="eastAsia"/>
            <w:lang w:val="en-US" w:eastAsia="zh-CN"/>
          </w:rPr>
          <w:t>1.2</w:t>
        </w:r>
      </w:ins>
      <w:ins w:id="851" w:author="84622" w:date="2024-05-31T21:14:05Z">
        <w:r>
          <w:rPr>
            <w:rFonts w:hint="eastAsia"/>
            <w:lang w:val="en-US" w:eastAsia="zh-CN"/>
          </w:rPr>
          <w:t>.1</w:t>
        </w:r>
      </w:ins>
      <w:ins w:id="852" w:author="84622" w:date="2024-05-31T21:14:06Z">
        <w:r>
          <w:rPr>
            <w:rFonts w:hint="eastAsia"/>
            <w:lang w:val="en-US" w:eastAsia="zh-CN"/>
          </w:rPr>
          <w:t>.1.1</w:t>
        </w:r>
      </w:ins>
      <w:ins w:id="853" w:author="84622" w:date="2024-05-31T21:14:07Z">
        <w:r>
          <w:rPr>
            <w:rFonts w:hint="eastAsia"/>
            <w:lang w:val="en-US" w:eastAsia="zh-CN"/>
          </w:rPr>
          <w:t>.</w:t>
        </w:r>
      </w:ins>
      <w:ins w:id="854" w:author="84622" w:date="2024-05-31T21:14:08Z">
        <w:r>
          <w:rPr>
            <w:rFonts w:hint="eastAsia"/>
            <w:lang w:val="en-US" w:eastAsia="zh-CN"/>
          </w:rPr>
          <w:t>6</w:t>
        </w:r>
      </w:ins>
      <w:ins w:id="855" w:author="84622" w:date="2024-05-31T21:14:16Z">
        <w:r>
          <w:rPr>
            <w:rFonts w:hint="eastAsia"/>
            <w:lang w:val="en-US" w:eastAsia="zh-CN"/>
          </w:rPr>
          <w:t>基本</w:t>
        </w:r>
      </w:ins>
      <w:ins w:id="856" w:author="84622" w:date="2024-05-31T21:14:17Z">
        <w:r>
          <w:rPr>
            <w:rFonts w:hint="eastAsia"/>
            <w:lang w:val="en-US" w:eastAsia="zh-CN"/>
          </w:rPr>
          <w:t>电</w:t>
        </w:r>
      </w:ins>
      <w:ins w:id="857" w:author="84622" w:date="2024-05-31T21:14:22Z">
        <w:r>
          <w:rPr>
            <w:rFonts w:hint="eastAsia"/>
            <w:lang w:val="en-US" w:eastAsia="zh-CN"/>
          </w:rPr>
          <w:t>费</w:t>
        </w:r>
      </w:ins>
      <w:ins w:id="858" w:author="84622" w:date="2024-05-31T21:14:39Z">
        <w:r>
          <w:rPr>
            <w:rFonts w:hint="eastAsia"/>
            <w:lang w:val="en-US" w:eastAsia="zh-CN"/>
          </w:rPr>
          <w:t>计收</w:t>
        </w:r>
      </w:ins>
      <w:ins w:id="859" w:author="84622" w:date="2024-05-31T21:14:48Z">
        <w:r>
          <w:rPr>
            <w:rFonts w:hint="eastAsia"/>
            <w:lang w:val="en-US" w:eastAsia="zh-CN"/>
          </w:rPr>
          <w:t>方式</w:t>
        </w:r>
      </w:ins>
      <w:ins w:id="860" w:author="84622" w:date="2024-05-31T21:14:53Z">
        <w:r>
          <w:rPr>
            <w:rFonts w:hint="eastAsia"/>
            <w:lang w:val="en-US" w:eastAsia="zh-CN"/>
          </w:rPr>
          <w:t>变更</w:t>
        </w:r>
      </w:ins>
      <w:ins w:id="861" w:author="84622" w:date="2024-05-31T21:14:55Z">
        <w:r>
          <w:rPr>
            <w:rFonts w:hint="eastAsia"/>
            <w:lang w:val="en-US" w:eastAsia="zh-CN"/>
          </w:rPr>
          <w:t>周期</w:t>
        </w:r>
      </w:ins>
      <w:ins w:id="862" w:author="84622" w:date="2024-05-31T21:14:57Z">
        <w:r>
          <w:rPr>
            <w:rFonts w:hint="eastAsia"/>
            <w:lang w:val="en-US" w:eastAsia="zh-CN"/>
          </w:rPr>
          <w:t>：</w:t>
        </w:r>
      </w:ins>
    </w:p>
    <w:p w14:paraId="1C510953">
      <w:pPr>
        <w:pStyle w:val="2"/>
        <w:jc w:val="both"/>
        <w:rPr>
          <w:ins w:id="864" w:author="84622" w:date="2024-05-31T21:25:51Z"/>
          <w:rFonts w:hint="eastAsia"/>
          <w:lang w:val="en-US" w:eastAsia="zh-CN"/>
        </w:rPr>
        <w:pPrChange w:id="863" w:author="84622" w:date="2024-05-31T21:14:59Z">
          <w:pPr>
            <w:pStyle w:val="2"/>
          </w:pPr>
        </w:pPrChange>
      </w:pPr>
      <w:ins w:id="865" w:author="84622" w:date="2024-05-31T21:15:01Z">
        <w:r>
          <w:rPr>
            <w:rFonts w:hint="eastAsia"/>
            <w:lang w:val="en-US" w:eastAsia="zh-CN"/>
          </w:rPr>
          <w:t>2.</w:t>
        </w:r>
      </w:ins>
      <w:ins w:id="866" w:author="84622" w:date="2024-05-31T21:15:02Z">
        <w:r>
          <w:rPr>
            <w:rFonts w:hint="eastAsia"/>
            <w:lang w:val="en-US" w:eastAsia="zh-CN"/>
          </w:rPr>
          <w:t>1.2</w:t>
        </w:r>
      </w:ins>
      <w:ins w:id="867" w:author="84622" w:date="2024-05-31T21:15:03Z">
        <w:r>
          <w:rPr>
            <w:rFonts w:hint="eastAsia"/>
            <w:lang w:val="en-US" w:eastAsia="zh-CN"/>
          </w:rPr>
          <w:t>.1.</w:t>
        </w:r>
      </w:ins>
      <w:ins w:id="868" w:author="84622" w:date="2024-05-31T21:15:04Z">
        <w:r>
          <w:rPr>
            <w:rFonts w:hint="eastAsia"/>
            <w:lang w:val="en-US" w:eastAsia="zh-CN"/>
          </w:rPr>
          <w:t>1.1</w:t>
        </w:r>
      </w:ins>
      <w:ins w:id="869" w:author="84622" w:date="2024-05-31T21:15:07Z">
        <w:r>
          <w:rPr>
            <w:rFonts w:hint="eastAsia"/>
            <w:lang w:val="en-US" w:eastAsia="zh-CN"/>
          </w:rPr>
          <w:t>.6</w:t>
        </w:r>
      </w:ins>
      <w:ins w:id="870" w:author="84622" w:date="2024-05-31T21:22:06Z">
        <w:r>
          <w:rPr>
            <w:rFonts w:hint="eastAsia"/>
            <w:lang w:val="en-US" w:eastAsia="zh-CN"/>
          </w:rPr>
          <w:t>.1</w:t>
        </w:r>
      </w:ins>
      <w:ins w:id="871" w:author="84622" w:date="2024-05-31T21:23:34Z">
        <w:r>
          <w:rPr>
            <w:rFonts w:hint="eastAsia"/>
            <w:lang w:val="en-US" w:eastAsia="zh-CN"/>
          </w:rPr>
          <w:t>选</w:t>
        </w:r>
      </w:ins>
      <w:ins w:id="872" w:author="84622" w:date="2024-05-31T21:23:42Z">
        <w:r>
          <w:rPr>
            <w:rFonts w:hint="eastAsia"/>
            <w:lang w:val="en-US" w:eastAsia="zh-CN"/>
          </w:rPr>
          <w:t>定</w:t>
        </w:r>
      </w:ins>
      <w:ins w:id="873" w:author="84622" w:date="2024-05-31T21:24:22Z">
        <w:r>
          <w:rPr>
            <w:rFonts w:hint="eastAsia"/>
            <w:lang w:val="en-US" w:eastAsia="zh-CN"/>
          </w:rPr>
          <w:t>按</w:t>
        </w:r>
      </w:ins>
      <w:ins w:id="874" w:author="84622" w:date="2024-05-31T21:24:28Z">
        <w:r>
          <w:rPr>
            <w:rFonts w:hint="eastAsia"/>
            <w:lang w:val="en-US" w:eastAsia="zh-CN"/>
          </w:rPr>
          <w:t>容量</w:t>
        </w:r>
      </w:ins>
      <w:ins w:id="875" w:author="84622" w:date="2024-05-31T21:24:31Z">
        <w:r>
          <w:rPr>
            <w:rFonts w:hint="eastAsia"/>
            <w:lang w:val="en-US" w:eastAsia="zh-CN"/>
          </w:rPr>
          <w:t>计</w:t>
        </w:r>
      </w:ins>
      <w:ins w:id="876" w:author="84622" w:date="2024-05-31T21:30:48Z">
        <w:r>
          <w:rPr>
            <w:rFonts w:hint="eastAsia"/>
            <w:lang w:val="en-US" w:eastAsia="zh-CN"/>
          </w:rPr>
          <w:t>收</w:t>
        </w:r>
      </w:ins>
      <w:ins w:id="877" w:author="84622" w:date="2024-05-31T21:23:49Z">
        <w:r>
          <w:rPr>
            <w:rFonts w:hint="eastAsia"/>
            <w:lang w:val="en-US" w:eastAsia="zh-CN"/>
          </w:rPr>
          <w:t>基本</w:t>
        </w:r>
      </w:ins>
      <w:ins w:id="878" w:author="84622" w:date="2024-05-31T21:23:53Z">
        <w:r>
          <w:rPr>
            <w:rFonts w:hint="eastAsia"/>
            <w:lang w:val="en-US" w:eastAsia="zh-CN"/>
          </w:rPr>
          <w:t>电费</w:t>
        </w:r>
      </w:ins>
      <w:ins w:id="879" w:author="84622" w:date="2024-05-31T21:24:00Z">
        <w:r>
          <w:rPr>
            <w:rFonts w:hint="eastAsia"/>
            <w:lang w:val="en-US" w:eastAsia="zh-CN"/>
          </w:rPr>
          <w:t>，</w:t>
        </w:r>
      </w:ins>
      <w:ins w:id="880" w:author="84622" w:date="2024-05-31T21:29:58Z">
        <w:r>
          <w:rPr>
            <w:rFonts w:hint="eastAsia"/>
            <w:lang w:val="en-US" w:eastAsia="zh-CN"/>
          </w:rPr>
          <w:t>三</w:t>
        </w:r>
      </w:ins>
      <w:ins w:id="881" w:author="84622" w:date="2024-05-31T21:24:38Z">
        <w:r>
          <w:rPr>
            <w:rFonts w:hint="eastAsia"/>
            <w:lang w:val="en-US" w:eastAsia="zh-CN"/>
          </w:rPr>
          <w:t>个月</w:t>
        </w:r>
      </w:ins>
      <w:ins w:id="882" w:author="84622" w:date="2024-05-31T21:24:41Z">
        <w:r>
          <w:rPr>
            <w:rFonts w:hint="eastAsia"/>
            <w:lang w:val="en-US" w:eastAsia="zh-CN"/>
          </w:rPr>
          <w:t>后</w:t>
        </w:r>
      </w:ins>
      <w:ins w:id="883" w:author="84622" w:date="2024-05-31T21:24:43Z">
        <w:r>
          <w:rPr>
            <w:rFonts w:hint="eastAsia"/>
            <w:lang w:val="en-US" w:eastAsia="zh-CN"/>
          </w:rPr>
          <w:t>才能</w:t>
        </w:r>
      </w:ins>
      <w:ins w:id="884" w:author="84622" w:date="2024-05-31T21:24:48Z">
        <w:r>
          <w:rPr>
            <w:rFonts w:hint="eastAsia"/>
            <w:lang w:val="en-US" w:eastAsia="zh-CN"/>
          </w:rPr>
          <w:t>变更</w:t>
        </w:r>
      </w:ins>
      <w:ins w:id="885" w:author="84622" w:date="2024-05-31T21:25:09Z">
        <w:r>
          <w:rPr>
            <w:rFonts w:hint="eastAsia"/>
            <w:lang w:val="en-US" w:eastAsia="zh-CN"/>
          </w:rPr>
          <w:t>为</w:t>
        </w:r>
      </w:ins>
      <w:ins w:id="886" w:author="84622" w:date="2024-05-31T21:25:11Z">
        <w:r>
          <w:rPr>
            <w:rFonts w:hint="eastAsia"/>
            <w:lang w:val="en-US" w:eastAsia="zh-CN"/>
          </w:rPr>
          <w:t>按</w:t>
        </w:r>
      </w:ins>
      <w:ins w:id="887" w:author="84622" w:date="2024-05-31T21:25:18Z">
        <w:r>
          <w:rPr>
            <w:rFonts w:hint="eastAsia"/>
            <w:lang w:val="en-US" w:eastAsia="zh-CN"/>
          </w:rPr>
          <w:t>需量</w:t>
        </w:r>
      </w:ins>
      <w:ins w:id="888" w:author="84622" w:date="2024-05-31T21:25:20Z">
        <w:r>
          <w:rPr>
            <w:rFonts w:hint="eastAsia"/>
            <w:lang w:val="en-US" w:eastAsia="zh-CN"/>
          </w:rPr>
          <w:t>计收</w:t>
        </w:r>
      </w:ins>
      <w:ins w:id="889" w:author="84622" w:date="2024-05-31T21:24:50Z">
        <w:r>
          <w:rPr>
            <w:rFonts w:hint="eastAsia"/>
            <w:lang w:val="en-US" w:eastAsia="zh-CN"/>
          </w:rPr>
          <w:t>基本</w:t>
        </w:r>
      </w:ins>
      <w:ins w:id="890" w:author="84622" w:date="2024-05-31T21:24:51Z">
        <w:r>
          <w:rPr>
            <w:rFonts w:hint="eastAsia"/>
            <w:lang w:val="en-US" w:eastAsia="zh-CN"/>
          </w:rPr>
          <w:t>电费</w:t>
        </w:r>
      </w:ins>
      <w:ins w:id="891" w:author="84622" w:date="2024-05-31T21:25:24Z">
        <w:r>
          <w:rPr>
            <w:rFonts w:hint="eastAsia"/>
            <w:lang w:val="en-US" w:eastAsia="zh-CN"/>
          </w:rPr>
          <w:t>；</w:t>
        </w:r>
      </w:ins>
      <w:ins w:id="892" w:author="84622" w:date="2024-05-31T21:25:27Z">
        <w:r>
          <w:rPr>
            <w:rFonts w:hint="eastAsia"/>
            <w:lang w:val="en-US" w:eastAsia="zh-CN"/>
          </w:rPr>
          <w:t>同理</w:t>
        </w:r>
      </w:ins>
      <w:ins w:id="893" w:author="84622" w:date="2024-05-31T21:25:28Z">
        <w:r>
          <w:rPr>
            <w:rFonts w:hint="eastAsia"/>
            <w:lang w:val="en-US" w:eastAsia="zh-CN"/>
          </w:rPr>
          <w:t>，</w:t>
        </w:r>
      </w:ins>
      <w:ins w:id="894" w:author="84622" w:date="2024-05-31T21:25:36Z">
        <w:r>
          <w:rPr>
            <w:rFonts w:hint="eastAsia"/>
            <w:lang w:val="en-US" w:eastAsia="zh-CN"/>
          </w:rPr>
          <w:t>选定按</w:t>
        </w:r>
      </w:ins>
      <w:ins w:id="895" w:author="84622" w:date="2024-05-31T21:25:41Z">
        <w:r>
          <w:rPr>
            <w:rFonts w:hint="eastAsia"/>
            <w:lang w:val="en-US" w:eastAsia="zh-CN"/>
          </w:rPr>
          <w:t>需量</w:t>
        </w:r>
      </w:ins>
      <w:ins w:id="896" w:author="84622" w:date="2024-05-31T21:25:36Z">
        <w:r>
          <w:rPr>
            <w:rFonts w:hint="eastAsia"/>
            <w:lang w:val="en-US" w:eastAsia="zh-CN"/>
          </w:rPr>
          <w:t>计收基本电费，3个月后才能变更为按</w:t>
        </w:r>
      </w:ins>
      <w:ins w:id="897" w:author="84622" w:date="2024-05-31T21:25:47Z">
        <w:r>
          <w:rPr>
            <w:rFonts w:hint="eastAsia"/>
            <w:lang w:val="en-US" w:eastAsia="zh-CN"/>
          </w:rPr>
          <w:t>容量</w:t>
        </w:r>
      </w:ins>
      <w:ins w:id="898" w:author="84622" w:date="2024-05-31T21:25:36Z">
        <w:r>
          <w:rPr>
            <w:rFonts w:hint="eastAsia"/>
            <w:lang w:val="en-US" w:eastAsia="zh-CN"/>
          </w:rPr>
          <w:t>计收基本电费</w:t>
        </w:r>
      </w:ins>
      <w:ins w:id="899" w:author="84622" w:date="2024-05-31T21:30:13Z">
        <w:r>
          <w:rPr>
            <w:rFonts w:hint="eastAsia"/>
            <w:lang w:val="en-US" w:eastAsia="zh-CN"/>
          </w:rPr>
          <w:t>，</w:t>
        </w:r>
      </w:ins>
      <w:ins w:id="900" w:author="84622" w:date="2024-05-31T21:29:53Z">
        <w:r>
          <w:rPr>
            <w:rFonts w:hint="eastAsia"/>
            <w:lang w:val="en-US" w:eastAsia="zh-CN"/>
          </w:rPr>
          <w:t>即</w:t>
        </w:r>
      </w:ins>
      <w:ins w:id="901" w:author="84622" w:date="2024-05-31T21:29:55Z">
        <w:r>
          <w:rPr>
            <w:rFonts w:hint="eastAsia"/>
            <w:lang w:val="en-US" w:eastAsia="zh-CN"/>
          </w:rPr>
          <w:t>三个</w:t>
        </w:r>
      </w:ins>
      <w:ins w:id="902" w:author="84622" w:date="2024-05-31T21:30:17Z">
        <w:r>
          <w:rPr>
            <w:rFonts w:hint="eastAsia"/>
            <w:lang w:val="en-US" w:eastAsia="zh-CN"/>
          </w:rPr>
          <w:t>月</w:t>
        </w:r>
      </w:ins>
      <w:ins w:id="903" w:author="84622" w:date="2024-05-31T21:30:18Z">
        <w:r>
          <w:rPr>
            <w:rFonts w:hint="eastAsia"/>
            <w:lang w:val="en-US" w:eastAsia="zh-CN"/>
          </w:rPr>
          <w:t>内</w:t>
        </w:r>
      </w:ins>
      <w:ins w:id="904" w:author="84622" w:date="2024-05-31T21:30:23Z">
        <w:r>
          <w:rPr>
            <w:rFonts w:hint="eastAsia"/>
            <w:lang w:val="en-US" w:eastAsia="zh-CN"/>
          </w:rPr>
          <w:t>基本电费</w:t>
        </w:r>
      </w:ins>
      <w:ins w:id="905" w:author="84622" w:date="2024-05-31T21:30:29Z">
        <w:r>
          <w:rPr>
            <w:rFonts w:hint="eastAsia"/>
            <w:lang w:val="en-US" w:eastAsia="zh-CN"/>
          </w:rPr>
          <w:t>计费</w:t>
        </w:r>
      </w:ins>
      <w:ins w:id="906" w:author="84622" w:date="2024-05-31T21:30:30Z">
        <w:r>
          <w:rPr>
            <w:rFonts w:hint="eastAsia"/>
            <w:lang w:val="en-US" w:eastAsia="zh-CN"/>
          </w:rPr>
          <w:t>方式</w:t>
        </w:r>
      </w:ins>
      <w:ins w:id="907" w:author="84622" w:date="2024-05-31T21:30:33Z">
        <w:r>
          <w:rPr>
            <w:rFonts w:hint="eastAsia"/>
            <w:lang w:val="en-US" w:eastAsia="zh-CN"/>
          </w:rPr>
          <w:t>保持</w:t>
        </w:r>
      </w:ins>
      <w:ins w:id="908" w:author="84622" w:date="2024-05-31T21:30:34Z">
        <w:r>
          <w:rPr>
            <w:rFonts w:hint="eastAsia"/>
            <w:lang w:val="en-US" w:eastAsia="zh-CN"/>
          </w:rPr>
          <w:t>不变</w:t>
        </w:r>
      </w:ins>
      <w:ins w:id="909" w:author="84622" w:date="2024-05-31T21:30:35Z">
        <w:r>
          <w:rPr>
            <w:rFonts w:hint="eastAsia"/>
            <w:lang w:val="en-US" w:eastAsia="zh-CN"/>
          </w:rPr>
          <w:t>。</w:t>
        </w:r>
      </w:ins>
    </w:p>
    <w:p w14:paraId="1EAD5FEB">
      <w:pPr>
        <w:ind w:firstLine="0" w:firstLineChars="0"/>
        <w:rPr>
          <w:del w:id="911" w:author="84622" w:date="2024-05-31T21:36:49Z"/>
          <w:rFonts w:hint="eastAsia"/>
          <w:lang w:val="en-US" w:eastAsia="zh-CN"/>
        </w:rPr>
        <w:pPrChange w:id="910" w:author="84622" w:date="2024-05-31T21:25:52Z">
          <w:pPr>
            <w:pStyle w:val="2"/>
          </w:pPr>
        </w:pPrChange>
      </w:pPr>
    </w:p>
    <w:p w14:paraId="4F02FC92">
      <w:pPr>
        <w:numPr>
          <w:ilvl w:val="0"/>
          <w:numId w:val="0"/>
        </w:numPr>
        <w:rPr>
          <w:rFonts w:hint="eastAsia"/>
          <w:lang w:val="en-US" w:eastAsia="zh-CN"/>
        </w:rPr>
      </w:pPr>
      <w:r>
        <w:rPr>
          <w:rFonts w:hint="eastAsia"/>
          <w:lang w:val="en-US" w:eastAsia="zh-CN"/>
        </w:rPr>
        <w:t>三、工商业电价执行范围[12]</w:t>
      </w:r>
    </w:p>
    <w:p w14:paraId="4D2993A1">
      <w:pPr>
        <w:pStyle w:val="2"/>
        <w:numPr>
          <w:ilvl w:val="0"/>
          <w:numId w:val="0"/>
        </w:numPr>
        <w:jc w:val="both"/>
        <w:rPr>
          <w:rFonts w:hint="eastAsia"/>
          <w:lang w:val="en-US" w:eastAsia="zh-CN"/>
        </w:rPr>
      </w:pPr>
      <w:r>
        <w:rPr>
          <w:rFonts w:hint="eastAsia"/>
          <w:lang w:val="en-US" w:eastAsia="zh-CN"/>
        </w:rPr>
        <w:t>1.定义：</w:t>
      </w:r>
    </w:p>
    <w:p w14:paraId="7B040BD2">
      <w:pPr>
        <w:tabs>
          <w:tab w:val="left" w:pos="5445"/>
        </w:tabs>
        <w:ind w:left="0" w:leftChars="0" w:firstLine="0" w:firstLineChars="0"/>
        <w:rPr>
          <w:rFonts w:hint="eastAsia"/>
          <w:lang w:val="en-US" w:eastAsia="zh-CN"/>
        </w:rPr>
      </w:pPr>
      <w:r>
        <w:rPr>
          <w:rFonts w:hint="eastAsia"/>
          <w:lang w:val="en-US" w:eastAsia="zh-CN"/>
        </w:rPr>
        <w:t>1.1工商业电价包含大工业电价和一般工商业及其他电价。</w:t>
      </w:r>
    </w:p>
    <w:p w14:paraId="60E6C738">
      <w:pPr>
        <w:pStyle w:val="2"/>
        <w:numPr>
          <w:ilvl w:val="0"/>
          <w:numId w:val="0"/>
        </w:numPr>
        <w:ind w:leftChars="0"/>
        <w:jc w:val="both"/>
        <w:rPr>
          <w:rFonts w:hint="eastAsia"/>
          <w:lang w:val="en-US" w:eastAsia="zh-CN"/>
        </w:rPr>
      </w:pPr>
      <w:r>
        <w:rPr>
          <w:rFonts w:hint="eastAsia"/>
          <w:lang w:val="en-US" w:eastAsia="zh-CN"/>
        </w:rPr>
        <w:t>2.大工业电价执行范围：</w:t>
      </w:r>
    </w:p>
    <w:p w14:paraId="634AE623">
      <w:pPr>
        <w:pStyle w:val="2"/>
        <w:jc w:val="both"/>
        <w:rPr>
          <w:rFonts w:hint="eastAsia" w:eastAsia="仿宋"/>
          <w:lang w:eastAsia="zh-CN"/>
        </w:rPr>
      </w:pPr>
      <w:r>
        <w:rPr>
          <w:rFonts w:hint="eastAsia"/>
          <w:lang w:val="en-US" w:eastAsia="zh-CN"/>
        </w:rPr>
        <w:t>2.1</w:t>
      </w:r>
      <w:ins w:id="912" w:author="lyz" w:date="2024-05-28T12:59:31Z">
        <w:r>
          <w:rPr>
            <w:rFonts w:hint="eastAsia"/>
            <w:lang w:val="en-US" w:eastAsia="zh-CN"/>
          </w:rPr>
          <w:t>首先</w:t>
        </w:r>
      </w:ins>
      <w:ins w:id="913" w:author="lyz" w:date="2024-05-28T12:59:33Z">
        <w:r>
          <w:rPr>
            <w:rFonts w:hint="eastAsia"/>
            <w:lang w:val="en-US" w:eastAsia="zh-CN"/>
          </w:rPr>
          <w:t>判断</w:t>
        </w:r>
      </w:ins>
      <w:r>
        <w:rPr>
          <w:rFonts w:hint="eastAsia"/>
        </w:rPr>
        <w:t>变压器合同容量</w:t>
      </w:r>
      <w:ins w:id="914" w:author="lyz" w:date="2024-05-28T12:59:46Z">
        <w:r>
          <w:rPr>
            <w:rFonts w:hint="eastAsia"/>
            <w:lang w:val="en-US" w:eastAsia="zh-CN"/>
          </w:rPr>
          <w:t>是否</w:t>
        </w:r>
      </w:ins>
      <w:r>
        <w:rPr>
          <w:rFonts w:hint="eastAsia"/>
          <w:lang w:val="en-US" w:eastAsia="zh-CN"/>
        </w:rPr>
        <w:t>大于</w:t>
      </w:r>
      <w:ins w:id="915" w:author="lyz" w:date="2024-05-28T13:08:39Z">
        <w:r>
          <w:rPr>
            <w:rFonts w:hint="eastAsia"/>
            <w:lang w:val="en-US" w:eastAsia="zh-CN"/>
          </w:rPr>
          <w:t>或者</w:t>
        </w:r>
      </w:ins>
      <w:r>
        <w:rPr>
          <w:rFonts w:hint="eastAsia"/>
          <w:lang w:val="en-US" w:eastAsia="zh-CN"/>
        </w:rPr>
        <w:t>等于</w:t>
      </w:r>
      <w:r>
        <w:rPr>
          <w:rFonts w:hint="eastAsia"/>
        </w:rPr>
        <w:t>315千伏安</w:t>
      </w:r>
      <w:ins w:id="916" w:author="lyz" w:date="2024-05-28T12:59:50Z">
        <w:r>
          <w:rPr>
            <w:rFonts w:hint="eastAsia"/>
            <w:lang w:eastAsia="zh-CN"/>
          </w:rPr>
          <w:t>，</w:t>
        </w:r>
      </w:ins>
      <w:ins w:id="917" w:author="lyz" w:date="2024-05-28T12:59:55Z">
        <w:r>
          <w:rPr>
            <w:rFonts w:hint="eastAsia"/>
            <w:lang w:val="en-US" w:eastAsia="zh-CN"/>
          </w:rPr>
          <w:t>如果</w:t>
        </w:r>
      </w:ins>
      <w:ins w:id="918" w:author="lyz" w:date="2024-05-28T12:59:57Z">
        <w:r>
          <w:rPr>
            <w:rFonts w:hint="eastAsia"/>
            <w:lang w:val="en-US" w:eastAsia="zh-CN"/>
          </w:rPr>
          <w:t>满足</w:t>
        </w:r>
      </w:ins>
      <w:ins w:id="919" w:author="lyz" w:date="2024-05-28T12:59:58Z">
        <w:r>
          <w:rPr>
            <w:rFonts w:hint="eastAsia"/>
            <w:lang w:val="en-US" w:eastAsia="zh-CN"/>
          </w:rPr>
          <w:t>该</w:t>
        </w:r>
      </w:ins>
      <w:ins w:id="920" w:author="lyz" w:date="2024-05-28T13:00:00Z">
        <w:r>
          <w:rPr>
            <w:rFonts w:hint="eastAsia"/>
            <w:lang w:val="en-US" w:eastAsia="zh-CN"/>
          </w:rPr>
          <w:t>条件</w:t>
        </w:r>
      </w:ins>
      <w:ins w:id="921" w:author="lyz" w:date="2024-05-28T13:00:03Z">
        <w:r>
          <w:rPr>
            <w:rFonts w:hint="eastAsia"/>
            <w:lang w:val="en-US" w:eastAsia="zh-CN"/>
          </w:rPr>
          <w:t>，</w:t>
        </w:r>
      </w:ins>
      <w:del w:id="922" w:author="lyz" w:date="2024-05-28T13:00:06Z">
        <w:r>
          <w:rPr>
            <w:rFonts w:hint="eastAsia"/>
            <w:lang w:val="en-US" w:eastAsia="zh-CN"/>
          </w:rPr>
          <w:delText>的</w:delText>
        </w:r>
      </w:del>
      <w:r>
        <w:rPr>
          <w:rFonts w:hint="eastAsia"/>
          <w:lang w:val="en-US" w:eastAsia="zh-CN"/>
        </w:rPr>
        <w:t>下列</w:t>
      </w:r>
      <w:r>
        <w:rPr>
          <w:rFonts w:hint="eastAsia"/>
        </w:rPr>
        <w:t>用户</w:t>
      </w:r>
      <w:ins w:id="923" w:author="lyz" w:date="2024-05-28T13:00:10Z">
        <w:r>
          <w:rPr>
            <w:rFonts w:hint="eastAsia"/>
            <w:lang w:val="en-US" w:eastAsia="zh-CN"/>
          </w:rPr>
          <w:t>才</w:t>
        </w:r>
      </w:ins>
      <w:ins w:id="924" w:author="lyz" w:date="2024-05-28T13:00:11Z">
        <w:r>
          <w:rPr>
            <w:rFonts w:hint="eastAsia"/>
            <w:lang w:val="en-US" w:eastAsia="zh-CN"/>
          </w:rPr>
          <w:t>属于</w:t>
        </w:r>
      </w:ins>
      <w:ins w:id="925" w:author="lyz" w:date="2024-05-28T13:00:15Z">
        <w:r>
          <w:rPr>
            <w:rFonts w:hint="eastAsia"/>
            <w:lang w:val="en-US" w:eastAsia="zh-CN"/>
          </w:rPr>
          <w:t>大工业</w:t>
        </w:r>
      </w:ins>
      <w:ins w:id="926" w:author="lyz" w:date="2024-05-28T13:00:19Z">
        <w:r>
          <w:rPr>
            <w:rFonts w:hint="eastAsia"/>
            <w:lang w:val="en-US" w:eastAsia="zh-CN"/>
          </w:rPr>
          <w:t>用户</w:t>
        </w:r>
      </w:ins>
      <w:r>
        <w:rPr>
          <w:rFonts w:hint="eastAsia"/>
          <w:lang w:eastAsia="zh-CN"/>
        </w:rPr>
        <w:t>：</w:t>
      </w:r>
    </w:p>
    <w:p w14:paraId="58ECF0BC">
      <w:pPr>
        <w:ind w:left="0" w:leftChars="0" w:firstLine="0" w:firstLineChars="0"/>
        <w:rPr>
          <w:rFonts w:hint="eastAsia"/>
          <w:lang w:val="en-US" w:eastAsia="zh-CN"/>
        </w:rPr>
      </w:pPr>
      <w:r>
        <w:rPr>
          <w:rFonts w:hint="eastAsia"/>
          <w:lang w:val="en-US" w:eastAsia="zh-CN"/>
        </w:rPr>
        <w:t>2.1.1以电为原动力，或以电冶炼、烘焙、熔焊、电解、电化、电热的工业生产用电。</w:t>
      </w:r>
      <w:ins w:id="927" w:author="lyz" w:date="2024-05-28T13:00:27Z">
        <w:r>
          <w:rPr>
            <w:rFonts w:hint="eastAsia"/>
            <w:lang w:val="en-US" w:eastAsia="zh-CN"/>
          </w:rPr>
          <w:t>此外</w:t>
        </w:r>
      </w:ins>
      <w:ins w:id="928" w:author="lyz" w:date="2024-05-28T13:00:28Z">
        <w:r>
          <w:rPr>
            <w:rFonts w:hint="eastAsia"/>
            <w:lang w:val="en-US" w:eastAsia="zh-CN"/>
          </w:rPr>
          <w:t>，</w:t>
        </w:r>
      </w:ins>
      <w:ins w:id="929" w:author="lyz" w:date="2024-05-28T13:04:36Z">
        <w:r>
          <w:rPr>
            <w:rFonts w:hint="eastAsia"/>
            <w:lang w:val="en-US" w:eastAsia="zh-CN"/>
          </w:rPr>
          <w:t>也</w:t>
        </w:r>
      </w:ins>
      <w:ins w:id="930" w:author="lyz" w:date="2024-05-28T13:04:39Z">
        <w:r>
          <w:rPr>
            <w:rFonts w:hint="eastAsia"/>
            <w:lang w:val="en-US" w:eastAsia="zh-CN"/>
          </w:rPr>
          <w:t>需</w:t>
        </w:r>
      </w:ins>
      <w:ins w:id="931" w:author="lyz" w:date="2024-05-28T13:04:48Z">
        <w:r>
          <w:rPr>
            <w:rFonts w:hint="eastAsia"/>
            <w:lang w:val="en-US" w:eastAsia="zh-CN"/>
          </w:rPr>
          <w:t>考虑特殊</w:t>
        </w:r>
      </w:ins>
      <w:ins w:id="932" w:author="lyz" w:date="2024-05-28T13:04:51Z">
        <w:r>
          <w:rPr>
            <w:rFonts w:hint="eastAsia"/>
            <w:lang w:val="en-US" w:eastAsia="zh-CN"/>
          </w:rPr>
          <w:t>情况</w:t>
        </w:r>
      </w:ins>
      <w:ins w:id="933" w:author="lyz" w:date="2024-05-28T13:04:52Z">
        <w:r>
          <w:rPr>
            <w:rFonts w:hint="eastAsia"/>
            <w:lang w:val="en-US" w:eastAsia="zh-CN"/>
          </w:rPr>
          <w:t>，</w:t>
        </w:r>
      </w:ins>
      <w:ins w:id="934" w:author="(_ _).｡oO" w:date="2024-05-23T19:35:00Z">
        <w:r>
          <w:rPr>
            <w:rFonts w:hint="eastAsia"/>
            <w:lang w:val="en-US" w:eastAsia="zh-CN"/>
          </w:rPr>
          <w:t>当</w:t>
        </w:r>
      </w:ins>
      <w:ins w:id="935" w:author="lyz" w:date="2024-05-28T13:04:22Z">
        <w:r>
          <w:rPr>
            <w:rFonts w:hint="eastAsia"/>
            <w:lang w:val="en-US" w:eastAsia="zh-CN"/>
          </w:rPr>
          <w:t>上述</w:t>
        </w:r>
      </w:ins>
      <w:ins w:id="936" w:author="lyz" w:date="2024-05-28T13:04:24Z">
        <w:r>
          <w:rPr>
            <w:rFonts w:hint="eastAsia"/>
            <w:lang w:val="en-US" w:eastAsia="zh-CN"/>
          </w:rPr>
          <w:t>用电</w:t>
        </w:r>
      </w:ins>
      <w:ins w:id="937" w:author="lyz" w:date="2024-05-28T13:04:27Z">
        <w:r>
          <w:rPr>
            <w:rFonts w:hint="eastAsia"/>
            <w:lang w:val="en-US" w:eastAsia="zh-CN"/>
          </w:rPr>
          <w:t>的</w:t>
        </w:r>
      </w:ins>
      <w:ins w:id="938" w:author="(_ _).｡oO" w:date="2024-05-23T19:35:00Z">
        <w:r>
          <w:rPr>
            <w:rFonts w:hint="eastAsia"/>
          </w:rPr>
          <w:t>变压器合同容量</w:t>
        </w:r>
      </w:ins>
      <w:ins w:id="939" w:author="(_ _).｡oO" w:date="2024-05-23T19:35:00Z">
        <w:r>
          <w:rPr>
            <w:rFonts w:hint="eastAsia"/>
            <w:lang w:val="en-US" w:eastAsia="zh-CN"/>
          </w:rPr>
          <w:t>小于</w:t>
        </w:r>
      </w:ins>
      <w:ins w:id="940" w:author="(_ _).｡oO" w:date="2024-05-23T19:35:00Z">
        <w:r>
          <w:rPr>
            <w:rFonts w:hint="eastAsia"/>
          </w:rPr>
          <w:t>315千伏安</w:t>
        </w:r>
      </w:ins>
      <w:ins w:id="941" w:author="(_ _).｡oO" w:date="2024-05-23T19:35:00Z">
        <w:r>
          <w:rPr>
            <w:rFonts w:hint="eastAsia"/>
            <w:lang w:val="en-US" w:eastAsia="zh-CN"/>
          </w:rPr>
          <w:t>时，</w:t>
        </w:r>
      </w:ins>
      <w:ins w:id="942" w:author="lyz" w:date="2024-05-28T13:04:33Z">
        <w:r>
          <w:rPr>
            <w:rFonts w:hint="eastAsia"/>
            <w:lang w:val="en-US" w:eastAsia="zh-CN"/>
          </w:rPr>
          <w:t>其</w:t>
        </w:r>
      </w:ins>
      <w:ins w:id="943" w:author="(_ _).｡oO" w:date="2024-05-23T19:35:00Z">
        <w:r>
          <w:rPr>
            <w:rFonts w:hint="eastAsia"/>
            <w:lang w:val="en-US" w:eastAsia="zh-CN"/>
          </w:rPr>
          <w:t>执行一般工商业。</w:t>
        </w:r>
      </w:ins>
    </w:p>
    <w:p w14:paraId="531B55E1">
      <w:pPr>
        <w:ind w:left="0" w:leftChars="0" w:firstLine="0" w:firstLineChars="0"/>
        <w:rPr>
          <w:rFonts w:hint="eastAsia"/>
          <w:lang w:val="en-US" w:eastAsia="zh-CN"/>
        </w:rPr>
      </w:pPr>
      <w:r>
        <w:rPr>
          <w:rFonts w:hint="eastAsia"/>
          <w:lang w:val="en-US" w:eastAsia="zh-CN"/>
        </w:rPr>
        <w:t>2.1.2铁路（包括地下铁路、城铁）、航运、电车及石油（天然气、热力）加压站生产用电。</w:t>
      </w:r>
    </w:p>
    <w:p w14:paraId="078DF9DB">
      <w:pPr>
        <w:ind w:left="0" w:leftChars="0" w:firstLine="0" w:firstLineChars="0"/>
        <w:rPr>
          <w:ins w:id="944" w:author="lyz" w:date="2024-05-28T13:05:05Z"/>
          <w:rFonts w:hint="eastAsia"/>
          <w:lang w:val="en-US" w:eastAsia="zh-CN"/>
        </w:rPr>
      </w:pPr>
      <w:r>
        <w:rPr>
          <w:rFonts w:hint="eastAsia"/>
          <w:lang w:val="en-US" w:eastAsia="zh-CN"/>
        </w:rPr>
        <w:t>2.1.3自来水、工业实验、电子计算中心、垃圾处理、污水处理生产用电。</w:t>
      </w:r>
      <w:ins w:id="945" w:author="lyz" w:date="2024-05-28T13:05:05Z">
        <w:r>
          <w:rPr>
            <w:rFonts w:hint="eastAsia"/>
            <w:lang w:val="en-US" w:eastAsia="zh-CN"/>
          </w:rPr>
          <w:t>此外，也需考虑特殊情况，当上述用电的</w:t>
        </w:r>
      </w:ins>
      <w:ins w:id="946" w:author="lyz" w:date="2024-05-28T13:05:05Z">
        <w:r>
          <w:rPr>
            <w:rFonts w:hint="eastAsia"/>
          </w:rPr>
          <w:t>变压器合同容量</w:t>
        </w:r>
      </w:ins>
      <w:ins w:id="947" w:author="lyz" w:date="2024-05-28T13:05:05Z">
        <w:r>
          <w:rPr>
            <w:rFonts w:hint="eastAsia"/>
            <w:lang w:val="en-US" w:eastAsia="zh-CN"/>
          </w:rPr>
          <w:t>小于</w:t>
        </w:r>
      </w:ins>
      <w:ins w:id="948" w:author="lyz" w:date="2024-05-28T13:05:05Z">
        <w:r>
          <w:rPr>
            <w:rFonts w:hint="eastAsia"/>
          </w:rPr>
          <w:t>315千伏安</w:t>
        </w:r>
      </w:ins>
      <w:ins w:id="949" w:author="lyz" w:date="2024-05-28T13:05:05Z">
        <w:r>
          <w:rPr>
            <w:rFonts w:hint="eastAsia"/>
            <w:lang w:val="en-US" w:eastAsia="zh-CN"/>
          </w:rPr>
          <w:t>时，其执行一般工商业。</w:t>
        </w:r>
      </w:ins>
    </w:p>
    <w:p w14:paraId="6C923E19">
      <w:pPr>
        <w:ind w:left="0" w:leftChars="0" w:firstLine="0" w:firstLineChars="0"/>
        <w:rPr>
          <w:del w:id="950" w:author="lyz" w:date="2024-05-28T13:05:10Z"/>
          <w:rFonts w:hint="eastAsia"/>
          <w:lang w:val="en-US" w:eastAsia="zh-CN"/>
        </w:rPr>
      </w:pPr>
      <w:ins w:id="951" w:author="(_ _).｡oO" w:date="2024-05-23T19:35:00Z">
        <w:del w:id="952" w:author="lyz" w:date="2024-05-28T13:05:05Z">
          <w:r>
            <w:rPr>
              <w:rFonts w:hint="eastAsia"/>
              <w:lang w:val="en-US" w:eastAsia="zh-CN"/>
            </w:rPr>
            <w:delText>当</w:delText>
          </w:r>
        </w:del>
      </w:ins>
      <w:ins w:id="953" w:author="(_ _).｡oO" w:date="2024-05-23T19:35:00Z">
        <w:del w:id="954" w:author="lyz" w:date="2024-05-28T13:05:05Z">
          <w:r>
            <w:rPr>
              <w:rFonts w:hint="eastAsia"/>
            </w:rPr>
            <w:delText>变压器合同容量</w:delText>
          </w:r>
        </w:del>
      </w:ins>
      <w:ins w:id="955" w:author="(_ _).｡oO" w:date="2024-05-23T19:35:00Z">
        <w:del w:id="956" w:author="lyz" w:date="2024-05-28T13:05:05Z">
          <w:r>
            <w:rPr>
              <w:rFonts w:hint="eastAsia"/>
              <w:lang w:val="en-US" w:eastAsia="zh-CN"/>
            </w:rPr>
            <w:delText>小于</w:delText>
          </w:r>
        </w:del>
      </w:ins>
      <w:ins w:id="957" w:author="(_ _).｡oO" w:date="2024-05-23T19:35:00Z">
        <w:del w:id="958" w:author="lyz" w:date="2024-05-28T13:05:05Z">
          <w:r>
            <w:rPr>
              <w:rFonts w:hint="eastAsia"/>
            </w:rPr>
            <w:delText>315千伏安</w:delText>
          </w:r>
        </w:del>
      </w:ins>
      <w:ins w:id="959" w:author="(_ _).｡oO" w:date="2024-05-23T19:35:00Z">
        <w:del w:id="960" w:author="lyz" w:date="2024-05-28T13:05:05Z">
          <w:r>
            <w:rPr>
              <w:rFonts w:hint="eastAsia"/>
              <w:lang w:val="en-US" w:eastAsia="zh-CN"/>
            </w:rPr>
            <w:delText>时，执行一般工商业。</w:delText>
          </w:r>
        </w:del>
      </w:ins>
    </w:p>
    <w:p w14:paraId="7FB9784C">
      <w:pPr>
        <w:ind w:left="0" w:leftChars="0" w:firstLine="0" w:firstLineChars="0"/>
        <w:rPr>
          <w:ins w:id="961" w:author="lyz" w:date="2024-05-28T13:05:15Z"/>
          <w:rFonts w:hint="eastAsia"/>
          <w:lang w:val="en-US" w:eastAsia="zh-CN"/>
        </w:rPr>
      </w:pPr>
      <w:r>
        <w:rPr>
          <w:rFonts w:hint="eastAsia"/>
          <w:lang w:val="en-US" w:eastAsia="zh-CN"/>
        </w:rPr>
        <w:t>2.1.4中小化肥用电：是指年生产能力为30万吨以下（不含30万吨）的单系列合成氨、磷肥、钾肥、复合肥料生产企业中化肥生产用电。其中复合肥料是指含有氮磷钾两种以上（含两种）元素的矿物质，经过化学方法加工制成的肥料。</w:t>
      </w:r>
      <w:ins w:id="962" w:author="lyz" w:date="2024-05-28T13:05:15Z">
        <w:r>
          <w:rPr>
            <w:rFonts w:hint="eastAsia"/>
            <w:lang w:val="en-US" w:eastAsia="zh-CN"/>
          </w:rPr>
          <w:t>此外，也需考虑特殊情况，当上述用电的</w:t>
        </w:r>
      </w:ins>
      <w:ins w:id="963" w:author="lyz" w:date="2024-05-28T13:05:15Z">
        <w:r>
          <w:rPr>
            <w:rFonts w:hint="eastAsia"/>
          </w:rPr>
          <w:t>变压器合同容量</w:t>
        </w:r>
      </w:ins>
      <w:ins w:id="964" w:author="lyz" w:date="2024-05-28T13:05:15Z">
        <w:r>
          <w:rPr>
            <w:rFonts w:hint="eastAsia"/>
            <w:lang w:val="en-US" w:eastAsia="zh-CN"/>
          </w:rPr>
          <w:t>小于</w:t>
        </w:r>
      </w:ins>
      <w:ins w:id="965" w:author="lyz" w:date="2024-05-28T13:05:15Z">
        <w:r>
          <w:rPr>
            <w:rFonts w:hint="eastAsia"/>
          </w:rPr>
          <w:t>315千伏安</w:t>
        </w:r>
      </w:ins>
      <w:ins w:id="966" w:author="lyz" w:date="2024-05-28T13:05:15Z">
        <w:r>
          <w:rPr>
            <w:rFonts w:hint="eastAsia"/>
            <w:lang w:val="en-US" w:eastAsia="zh-CN"/>
          </w:rPr>
          <w:t>时，其执行一般工商业。</w:t>
        </w:r>
      </w:ins>
    </w:p>
    <w:p w14:paraId="21CBFFD0">
      <w:pPr>
        <w:ind w:left="0" w:leftChars="0" w:firstLine="0" w:firstLineChars="0"/>
        <w:rPr>
          <w:del w:id="967" w:author="lyz" w:date="2024-05-28T13:05:16Z"/>
          <w:rFonts w:hint="default"/>
          <w:lang w:val="en-US" w:eastAsia="zh-CN"/>
        </w:rPr>
      </w:pPr>
      <w:ins w:id="968" w:author="(_ _).｡oO" w:date="2024-05-23T19:34:00Z">
        <w:del w:id="969" w:author="lyz" w:date="2024-05-28T13:05:15Z">
          <w:r>
            <w:rPr>
              <w:rFonts w:hint="eastAsia"/>
              <w:lang w:val="en-US" w:eastAsia="zh-CN"/>
            </w:rPr>
            <w:delText>当</w:delText>
          </w:r>
        </w:del>
      </w:ins>
      <w:ins w:id="970" w:author="(_ _).｡oO" w:date="2024-05-23T19:34:00Z">
        <w:del w:id="971" w:author="lyz" w:date="2024-05-28T13:05:15Z">
          <w:r>
            <w:rPr>
              <w:rFonts w:hint="eastAsia"/>
            </w:rPr>
            <w:delText>变压器合同容量</w:delText>
          </w:r>
        </w:del>
      </w:ins>
      <w:ins w:id="972" w:author="(_ _).｡oO" w:date="2024-05-23T19:34:00Z">
        <w:del w:id="973" w:author="lyz" w:date="2024-05-28T13:05:15Z">
          <w:r>
            <w:rPr>
              <w:rFonts w:hint="eastAsia"/>
              <w:lang w:val="en-US" w:eastAsia="zh-CN"/>
            </w:rPr>
            <w:delText>小于</w:delText>
          </w:r>
        </w:del>
      </w:ins>
      <w:ins w:id="974" w:author="(_ _).｡oO" w:date="2024-05-23T19:34:00Z">
        <w:del w:id="975" w:author="lyz" w:date="2024-05-28T13:05:15Z">
          <w:r>
            <w:rPr>
              <w:rFonts w:hint="eastAsia"/>
            </w:rPr>
            <w:delText>315千伏安</w:delText>
          </w:r>
        </w:del>
      </w:ins>
      <w:ins w:id="976" w:author="(_ _).｡oO" w:date="2024-05-23T19:34:00Z">
        <w:del w:id="977" w:author="lyz" w:date="2024-05-28T13:05:15Z">
          <w:r>
            <w:rPr>
              <w:rFonts w:hint="eastAsia"/>
              <w:lang w:val="en-US" w:eastAsia="zh-CN"/>
            </w:rPr>
            <w:delText>时，执行一般工商业。</w:delText>
          </w:r>
        </w:del>
      </w:ins>
    </w:p>
    <w:p w14:paraId="1EF0A2D9">
      <w:pPr>
        <w:ind w:left="0" w:leftChars="0" w:firstLine="0" w:firstLineChars="0"/>
        <w:rPr>
          <w:rFonts w:hint="eastAsia"/>
          <w:lang w:val="en-US" w:eastAsia="zh-CN"/>
        </w:rPr>
      </w:pPr>
      <w:del w:id="978" w:author="lyz" w:date="2024-05-28T13:05:16Z">
        <w:r>
          <w:rPr>
            <w:rFonts w:hint="eastAsia"/>
            <w:lang w:val="en-US" w:eastAsia="zh-CN"/>
          </w:rPr>
          <w:delText>2</w:delText>
        </w:r>
      </w:del>
      <w:r>
        <w:rPr>
          <w:rFonts w:hint="eastAsia"/>
          <w:lang w:val="en-US" w:eastAsia="zh-CN"/>
        </w:rPr>
        <w:t>.1.5农副食品加工业用电：是指直接以农、林、牧、渔产品为原料进行的谷物磨制、饲料加工、植物油和制糖加工、屠宰及肉类加工、水产品加工，以及蔬菜、水果、坚果等食品的加工用电。</w:t>
      </w:r>
    </w:p>
    <w:p w14:paraId="56ED8839">
      <w:pPr>
        <w:ind w:left="0" w:leftChars="0" w:firstLine="0" w:firstLineChars="0"/>
        <w:rPr>
          <w:rFonts w:hint="eastAsia"/>
          <w:lang w:val="en-US" w:eastAsia="zh-CN"/>
        </w:rPr>
      </w:pPr>
      <w:r>
        <w:rPr>
          <w:rFonts w:hint="eastAsia"/>
          <w:lang w:val="en-US" w:eastAsia="zh-CN"/>
        </w:rPr>
        <w:t>2.1.6电解铝生产用电：国家产业政策允许和鼓励的电解铝企业生产电解铝的用电。</w:t>
      </w:r>
    </w:p>
    <w:p w14:paraId="1112EB4F">
      <w:pPr>
        <w:ind w:left="0" w:leftChars="0" w:firstLine="0" w:firstLineChars="0"/>
        <w:rPr>
          <w:rFonts w:hint="eastAsia"/>
          <w:lang w:val="en-US" w:eastAsia="zh-CN"/>
        </w:rPr>
      </w:pPr>
      <w:r>
        <w:rPr>
          <w:rFonts w:hint="eastAsia"/>
          <w:lang w:val="en-US" w:eastAsia="zh-CN"/>
        </w:rPr>
        <w:t>2.1.7氯碱生产用电：符合国家产业政策、达到经济规模，即年生产能力在3万吨及以上的氯碱企业生产氯碱的用电。</w:t>
      </w:r>
    </w:p>
    <w:p w14:paraId="5AA95D67">
      <w:pPr>
        <w:pStyle w:val="2"/>
        <w:jc w:val="both"/>
        <w:rPr>
          <w:rFonts w:hint="eastAsia"/>
          <w:lang w:val="en-US" w:eastAsia="zh-CN"/>
        </w:rPr>
      </w:pPr>
      <w:r>
        <w:rPr>
          <w:rFonts w:hint="eastAsia"/>
          <w:lang w:val="en-US" w:eastAsia="zh-CN"/>
        </w:rPr>
        <w:t>2.1.8绿色发展行业：</w:t>
      </w:r>
    </w:p>
    <w:p w14:paraId="2305963E">
      <w:pPr>
        <w:numPr>
          <w:ilvl w:val="0"/>
          <w:numId w:val="0"/>
        </w:numPr>
        <w:rPr>
          <w:rFonts w:hint="eastAsia"/>
          <w:lang w:val="en-US" w:eastAsia="zh-CN"/>
        </w:rPr>
      </w:pPr>
      <w:r>
        <w:rPr>
          <w:rFonts w:hint="eastAsia"/>
          <w:lang w:val="en-US" w:eastAsia="zh-CN"/>
        </w:rPr>
        <w:t>2.1.8.1污水处理用电：实行两部制电价的污水处理企业，自2018年6月21日起，免收基本电费，执行至2025年底。[3]</w:t>
      </w:r>
    </w:p>
    <w:p w14:paraId="06B7EACA">
      <w:pPr>
        <w:pStyle w:val="2"/>
        <w:numPr>
          <w:ilvl w:val="0"/>
          <w:numId w:val="0"/>
        </w:numPr>
        <w:ind w:leftChars="0"/>
        <w:jc w:val="both"/>
        <w:rPr>
          <w:rFonts w:hint="eastAsia"/>
          <w:lang w:val="en-US" w:eastAsia="zh-CN"/>
        </w:rPr>
      </w:pPr>
      <w:r>
        <w:rPr>
          <w:rFonts w:hint="eastAsia"/>
          <w:lang w:val="en-US" w:eastAsia="zh-CN"/>
        </w:rPr>
        <w:t>2.1.8.2电动汽车集中式充换电设施及港口岸电设施用电：电动汽车经营性集中式充换电设施用电和港口岸电设施用电实行两部制电价，免收基本电费，执行至2025年底，2023年5月后，免收基本电费执行至2030年。[4]</w:t>
      </w:r>
    </w:p>
    <w:p w14:paraId="0A2BE2A8">
      <w:pPr>
        <w:ind w:left="0" w:leftChars="0" w:firstLine="0" w:firstLineChars="0"/>
        <w:rPr>
          <w:rFonts w:hint="eastAsia"/>
          <w:lang w:val="en-US" w:eastAsia="zh-CN"/>
        </w:rPr>
      </w:pPr>
      <w:r>
        <w:rPr>
          <w:rFonts w:hint="eastAsia"/>
          <w:lang w:val="en-US" w:eastAsia="zh-CN"/>
        </w:rPr>
        <w:t>2.1.8.3海水淡化用电：自2019年7月1日起，对实行两部制电价的海水淡化用电，免收基本电费，执行至2025年底。</w:t>
      </w:r>
    </w:p>
    <w:p w14:paraId="1866932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eastAsia"/>
          <w:lang w:val="en-US" w:eastAsia="zh-CN"/>
        </w:rPr>
        <w:t>2.2 大工业电价一定执行</w:t>
      </w:r>
      <w:r>
        <w:rPr>
          <w:rFonts w:hint="eastAsia"/>
          <w:color w:val="auto"/>
          <w:lang w:val="en-US" w:eastAsia="zh-CN"/>
        </w:rPr>
        <w:t>两部制电价。</w:t>
      </w:r>
    </w:p>
    <w:p w14:paraId="47FCD956">
      <w:pPr>
        <w:numPr>
          <w:ilvl w:val="0"/>
          <w:numId w:val="0"/>
        </w:numPr>
        <w:ind w:leftChars="0"/>
        <w:rPr>
          <w:rFonts w:hint="eastAsia"/>
          <w:lang w:val="en-US" w:eastAsia="zh-CN"/>
        </w:rPr>
      </w:pPr>
      <w:r>
        <w:rPr>
          <w:rFonts w:hint="eastAsia"/>
          <w:lang w:val="en-US" w:eastAsia="zh-CN"/>
        </w:rPr>
        <w:t>3.一般工商业及其他电价执行范围：</w:t>
      </w:r>
    </w:p>
    <w:p w14:paraId="3B3D3CB4">
      <w:pPr>
        <w:pStyle w:val="2"/>
        <w:jc w:val="both"/>
        <w:rPr>
          <w:rFonts w:hint="eastAsia"/>
          <w:lang w:val="en-US" w:eastAsia="zh-CN"/>
        </w:rPr>
      </w:pPr>
      <w:r>
        <w:rPr>
          <w:rFonts w:hint="eastAsia"/>
          <w:lang w:val="en-US" w:eastAsia="zh-CN"/>
        </w:rPr>
        <w:t>3.1执行范围：</w:t>
      </w:r>
    </w:p>
    <w:p w14:paraId="59CFCC8F">
      <w:pPr>
        <w:pStyle w:val="2"/>
        <w:jc w:val="both"/>
        <w:rPr>
          <w:rFonts w:hint="eastAsia"/>
          <w:lang w:val="en-US" w:eastAsia="zh-CN"/>
        </w:rPr>
      </w:pPr>
      <w:r>
        <w:rPr>
          <w:rFonts w:hint="eastAsia"/>
          <w:lang w:val="en-US" w:eastAsia="zh-CN"/>
        </w:rPr>
        <w:t>3.1.1包含普通工业用户、商业用户及非工业用户。</w:t>
      </w:r>
    </w:p>
    <w:p w14:paraId="7A75C042">
      <w:pPr>
        <w:ind w:left="0" w:leftChars="0" w:firstLine="0" w:firstLineChars="0"/>
        <w:rPr>
          <w:rFonts w:hint="eastAsia"/>
          <w:lang w:val="en-US" w:eastAsia="zh-CN"/>
        </w:rPr>
      </w:pPr>
      <w:r>
        <w:rPr>
          <w:rFonts w:hint="eastAsia"/>
          <w:lang w:val="en-US" w:eastAsia="zh-CN"/>
        </w:rPr>
        <w:t>3.2.普通工业用户：</w:t>
      </w:r>
    </w:p>
    <w:p w14:paraId="30943586">
      <w:pPr>
        <w:ind w:left="0" w:leftChars="0" w:firstLine="0" w:firstLineChars="0"/>
        <w:rPr>
          <w:rFonts w:hint="eastAsia" w:eastAsia="仿宋"/>
          <w:lang w:val="en-US" w:eastAsia="zh-CN"/>
        </w:rPr>
      </w:pPr>
      <w:r>
        <w:rPr>
          <w:rFonts w:hint="eastAsia"/>
          <w:lang w:val="en-US" w:eastAsia="zh-CN"/>
        </w:rPr>
        <w:t>3.2.1</w:t>
      </w:r>
      <w:ins w:id="979" w:author="lyz" w:date="2024-05-28T13:05:44Z">
        <w:r>
          <w:rPr>
            <w:rFonts w:hint="eastAsia"/>
            <w:lang w:val="en-US" w:eastAsia="zh-CN"/>
          </w:rPr>
          <w:t>首先</w:t>
        </w:r>
      </w:ins>
      <w:ins w:id="980" w:author="lyz" w:date="2024-05-28T13:05:45Z">
        <w:r>
          <w:rPr>
            <w:rFonts w:hint="eastAsia"/>
            <w:lang w:val="en-US" w:eastAsia="zh-CN"/>
          </w:rPr>
          <w:t>判断</w:t>
        </w:r>
      </w:ins>
      <w:r>
        <w:rPr>
          <w:rFonts w:hint="eastAsia"/>
        </w:rPr>
        <w:t>变压器合同容量</w:t>
      </w:r>
      <w:ins w:id="981" w:author="lyz" w:date="2024-05-28T13:05:53Z">
        <w:r>
          <w:rPr>
            <w:rFonts w:hint="eastAsia"/>
            <w:lang w:val="en-US" w:eastAsia="zh-CN"/>
          </w:rPr>
          <w:t>是否</w:t>
        </w:r>
      </w:ins>
      <w:r>
        <w:rPr>
          <w:rFonts w:hint="eastAsia"/>
          <w:lang w:eastAsia="zh-CN"/>
        </w:rPr>
        <w:t>小于</w:t>
      </w:r>
      <w:r>
        <w:rPr>
          <w:rFonts w:hint="eastAsia"/>
        </w:rPr>
        <w:t>315千伏安或</w:t>
      </w:r>
      <w:ins w:id="982" w:author="lyz" w:date="2024-05-28T13:06:07Z">
        <w:r>
          <w:rPr>
            <w:rFonts w:hint="eastAsia"/>
            <w:lang w:val="en-US" w:eastAsia="zh-CN"/>
          </w:rPr>
          <w:t xml:space="preserve">是否 </w:t>
        </w:r>
      </w:ins>
      <w:ins w:id="983" w:author="lyz" w:date="2024-05-28T13:06:08Z">
        <w:r>
          <w:rPr>
            <w:rFonts w:hint="eastAsia"/>
            <w:lang w:val="en-US" w:eastAsia="zh-CN"/>
          </w:rPr>
          <w:t>属于</w:t>
        </w:r>
      </w:ins>
      <w:r>
        <w:rPr>
          <w:rFonts w:hint="eastAsia"/>
        </w:rPr>
        <w:t>低压受电</w:t>
      </w:r>
      <w:ins w:id="984" w:author="lyz" w:date="2024-05-28T13:06:12Z">
        <w:r>
          <w:rPr>
            <w:rFonts w:hint="eastAsia"/>
            <w:lang w:eastAsia="zh-CN"/>
          </w:rPr>
          <w:t>，</w:t>
        </w:r>
      </w:ins>
      <w:ins w:id="985" w:author="lyz" w:date="2024-05-28T13:06:17Z">
        <w:r>
          <w:rPr>
            <w:rFonts w:hint="eastAsia"/>
            <w:lang w:val="en-US" w:eastAsia="zh-CN"/>
          </w:rPr>
          <w:t>如果</w:t>
        </w:r>
      </w:ins>
      <w:ins w:id="986" w:author="lyz" w:date="2024-05-28T13:06:18Z">
        <w:r>
          <w:rPr>
            <w:rFonts w:hint="eastAsia"/>
            <w:lang w:val="en-US" w:eastAsia="zh-CN"/>
          </w:rPr>
          <w:t>满足</w:t>
        </w:r>
      </w:ins>
      <w:ins w:id="987" w:author="lyz" w:date="2024-05-28T13:06:25Z">
        <w:r>
          <w:rPr>
            <w:rFonts w:hint="eastAsia"/>
            <w:lang w:val="en-US" w:eastAsia="zh-CN"/>
          </w:rPr>
          <w:t>该条件</w:t>
        </w:r>
      </w:ins>
      <w:ins w:id="988" w:author="lyz" w:date="2024-05-28T13:06:26Z">
        <w:r>
          <w:rPr>
            <w:rFonts w:hint="eastAsia"/>
            <w:lang w:val="en-US" w:eastAsia="zh-CN"/>
          </w:rPr>
          <w:t>，</w:t>
        </w:r>
      </w:ins>
      <w:del w:id="989" w:author="lyz" w:date="2024-05-28T13:06:50Z">
        <w:r>
          <w:rPr>
            <w:rFonts w:hint="eastAsia"/>
          </w:rPr>
          <w:delText>的</w:delText>
        </w:r>
      </w:del>
      <w:r>
        <w:rPr>
          <w:rFonts w:hint="eastAsia"/>
          <w:lang w:val="en-US" w:eastAsia="zh-CN"/>
        </w:rPr>
        <w:t>下列</w:t>
      </w:r>
      <w:r>
        <w:rPr>
          <w:rFonts w:hint="eastAsia"/>
        </w:rPr>
        <w:t>用户</w:t>
      </w:r>
      <w:ins w:id="990" w:author="lyz" w:date="2024-05-28T13:06:53Z">
        <w:r>
          <w:rPr>
            <w:rFonts w:hint="eastAsia"/>
            <w:lang w:val="en-US" w:eastAsia="zh-CN"/>
          </w:rPr>
          <w:t>才属于</w:t>
        </w:r>
      </w:ins>
      <w:ins w:id="991" w:author="lyz" w:date="2024-05-28T13:07:03Z">
        <w:r>
          <w:rPr>
            <w:rFonts w:hint="eastAsia"/>
            <w:lang w:val="en-US" w:eastAsia="zh-CN"/>
          </w:rPr>
          <w:t>普通工业</w:t>
        </w:r>
      </w:ins>
      <w:ins w:id="992" w:author="lyz" w:date="2024-05-28T13:07:04Z">
        <w:r>
          <w:rPr>
            <w:rFonts w:hint="eastAsia"/>
            <w:lang w:val="en-US" w:eastAsia="zh-CN"/>
          </w:rPr>
          <w:t>用户</w:t>
        </w:r>
      </w:ins>
      <w:r>
        <w:rPr>
          <w:rFonts w:hint="eastAsia"/>
          <w:lang w:eastAsia="zh-CN"/>
        </w:rPr>
        <w:t>：</w:t>
      </w:r>
    </w:p>
    <w:p w14:paraId="7768DAA7">
      <w:pPr>
        <w:pStyle w:val="2"/>
        <w:jc w:val="both"/>
        <w:rPr>
          <w:rFonts w:hint="eastAsia" w:eastAsia="仿宋"/>
          <w:lang w:val="en-US" w:eastAsia="zh-CN"/>
        </w:rPr>
      </w:pPr>
      <w:r>
        <w:rPr>
          <w:rFonts w:hint="eastAsia"/>
          <w:lang w:val="en-US" w:eastAsia="zh-CN"/>
        </w:rPr>
        <w:t>3.2.1.1</w:t>
      </w:r>
      <w:r>
        <w:rPr>
          <w:rFonts w:hint="eastAsia"/>
        </w:rPr>
        <w:t>以电为原动力，或以电冶炼、烘焙、熔焊、电解、电化的一切工业生产</w:t>
      </w:r>
      <w:r>
        <w:rPr>
          <w:rFonts w:hint="eastAsia"/>
          <w:lang w:eastAsia="zh-CN"/>
        </w:rPr>
        <w:t>。</w:t>
      </w:r>
      <w:ins w:id="993" w:author="lyz" w:date="2024-05-28T13:07:23Z">
        <w:r>
          <w:rPr>
            <w:rFonts w:hint="eastAsia"/>
            <w:lang w:val="en-US" w:eastAsia="zh-CN"/>
          </w:rPr>
          <w:t>此外，也需考虑特殊情况，</w:t>
        </w:r>
      </w:ins>
      <w:ins w:id="994" w:author="(_ _).｡oO" w:date="2024-05-23T19:36:00Z">
        <w:r>
          <w:rPr>
            <w:rFonts w:hint="eastAsia"/>
            <w:lang w:val="en-US" w:eastAsia="zh-CN"/>
          </w:rPr>
          <w:t>当</w:t>
        </w:r>
      </w:ins>
      <w:ins w:id="995" w:author="lyz" w:date="2024-05-28T13:07:28Z">
        <w:r>
          <w:rPr>
            <w:rFonts w:hint="eastAsia"/>
            <w:lang w:val="en-US" w:eastAsia="zh-CN"/>
          </w:rPr>
          <w:t>上述</w:t>
        </w:r>
      </w:ins>
      <w:ins w:id="996" w:author="lyz" w:date="2024-05-28T13:07:29Z">
        <w:r>
          <w:rPr>
            <w:rFonts w:hint="eastAsia"/>
            <w:lang w:val="en-US" w:eastAsia="zh-CN"/>
          </w:rPr>
          <w:t>用电</w:t>
        </w:r>
      </w:ins>
      <w:ins w:id="997" w:author="lyz" w:date="2024-05-28T13:07:31Z">
        <w:r>
          <w:rPr>
            <w:rFonts w:hint="eastAsia"/>
            <w:lang w:val="en-US" w:eastAsia="zh-CN"/>
          </w:rPr>
          <w:t>的</w:t>
        </w:r>
      </w:ins>
      <w:ins w:id="998" w:author="(_ _).｡oO" w:date="2024-05-23T19:36:00Z">
        <w:r>
          <w:rPr>
            <w:rFonts w:hint="eastAsia"/>
          </w:rPr>
          <w:t>变压器合同容量</w:t>
        </w:r>
      </w:ins>
      <w:ins w:id="999" w:author="(_ _).｡oO" w:date="2024-05-23T19:36:00Z">
        <w:r>
          <w:rPr>
            <w:rFonts w:hint="eastAsia"/>
            <w:lang w:val="en-US" w:eastAsia="zh-CN"/>
          </w:rPr>
          <w:t>大于</w:t>
        </w:r>
      </w:ins>
      <w:ins w:id="1000" w:author="lyz" w:date="2024-05-28T13:08:51Z">
        <w:r>
          <w:rPr>
            <w:rFonts w:hint="eastAsia"/>
            <w:lang w:val="en-US" w:eastAsia="zh-CN"/>
          </w:rPr>
          <w:t>或者</w:t>
        </w:r>
      </w:ins>
      <w:ins w:id="1001" w:author="(_ _).｡oO" w:date="2024-05-23T19:36:00Z">
        <w:r>
          <w:rPr>
            <w:rFonts w:hint="eastAsia"/>
            <w:lang w:val="en-US" w:eastAsia="zh-CN"/>
          </w:rPr>
          <w:t>等于</w:t>
        </w:r>
      </w:ins>
      <w:ins w:id="1002" w:author="(_ _).｡oO" w:date="2024-05-23T19:36:00Z">
        <w:r>
          <w:rPr>
            <w:rFonts w:hint="eastAsia"/>
          </w:rPr>
          <w:t>315千伏安</w:t>
        </w:r>
      </w:ins>
      <w:ins w:id="1003" w:author="(_ _).｡oO" w:date="2024-05-23T19:36:00Z">
        <w:r>
          <w:rPr>
            <w:rFonts w:hint="eastAsia"/>
            <w:lang w:val="en-US" w:eastAsia="zh-CN"/>
          </w:rPr>
          <w:t>时，</w:t>
        </w:r>
      </w:ins>
      <w:ins w:id="1004" w:author="lyz" w:date="2024-05-28T13:07:47Z">
        <w:r>
          <w:rPr>
            <w:rFonts w:hint="eastAsia"/>
            <w:lang w:val="en-US" w:eastAsia="zh-CN"/>
          </w:rPr>
          <w:t>其</w:t>
        </w:r>
      </w:ins>
      <w:ins w:id="1005" w:author="(_ _).｡oO" w:date="2024-05-23T19:36:00Z">
        <w:r>
          <w:rPr>
            <w:rFonts w:hint="eastAsia"/>
            <w:lang w:val="en-US" w:eastAsia="zh-CN"/>
          </w:rPr>
          <w:t>执行大工业。</w:t>
        </w:r>
      </w:ins>
    </w:p>
    <w:p w14:paraId="17396037">
      <w:pPr>
        <w:ind w:left="0" w:leftChars="0" w:firstLine="0" w:firstLineChars="0"/>
        <w:rPr>
          <w:rFonts w:hint="eastAsia" w:eastAsia="仿宋"/>
          <w:lang w:eastAsia="zh-CN"/>
        </w:rPr>
      </w:pPr>
      <w:r>
        <w:rPr>
          <w:rFonts w:hint="eastAsia"/>
          <w:lang w:val="en-US" w:eastAsia="zh-CN"/>
        </w:rPr>
        <w:t>3.2.1.2</w:t>
      </w:r>
      <w:r>
        <w:rPr>
          <w:rFonts w:hint="eastAsia"/>
        </w:rPr>
        <w:t>自来水厂用电、污水处理厂及其泵站用电、船舶修理厂用电</w:t>
      </w:r>
      <w:r>
        <w:rPr>
          <w:rFonts w:hint="eastAsia"/>
          <w:lang w:eastAsia="zh-CN"/>
        </w:rPr>
        <w:t>。</w:t>
      </w:r>
      <w:ins w:id="1006" w:author="lyz" w:date="2024-05-28T13:07:55Z">
        <w:r>
          <w:rPr>
            <w:rFonts w:hint="eastAsia"/>
            <w:lang w:val="en-US" w:eastAsia="zh-CN"/>
          </w:rPr>
          <w:t>此外，也需考虑特殊情况，当上述用电的</w:t>
        </w:r>
      </w:ins>
      <w:ins w:id="1007" w:author="lyz" w:date="2024-05-28T13:07:55Z">
        <w:r>
          <w:rPr>
            <w:rFonts w:hint="eastAsia"/>
          </w:rPr>
          <w:t>变压器合同容量</w:t>
        </w:r>
      </w:ins>
      <w:ins w:id="1008" w:author="lyz" w:date="2024-05-28T13:07:55Z">
        <w:r>
          <w:rPr>
            <w:rFonts w:hint="eastAsia"/>
            <w:lang w:val="en-US" w:eastAsia="zh-CN"/>
          </w:rPr>
          <w:t>大于</w:t>
        </w:r>
      </w:ins>
      <w:ins w:id="1009" w:author="lyz" w:date="2024-05-28T13:08:55Z">
        <w:r>
          <w:rPr>
            <w:rFonts w:hint="eastAsia"/>
            <w:lang w:val="en-US" w:eastAsia="zh-CN"/>
          </w:rPr>
          <w:t>或者</w:t>
        </w:r>
      </w:ins>
      <w:ins w:id="1010" w:author="lyz" w:date="2024-05-28T13:07:55Z">
        <w:r>
          <w:rPr>
            <w:rFonts w:hint="eastAsia"/>
            <w:lang w:val="en-US" w:eastAsia="zh-CN"/>
          </w:rPr>
          <w:t>等于</w:t>
        </w:r>
      </w:ins>
      <w:ins w:id="1011" w:author="lyz" w:date="2024-05-28T13:07:55Z">
        <w:r>
          <w:rPr>
            <w:rFonts w:hint="eastAsia"/>
          </w:rPr>
          <w:t>315千伏安</w:t>
        </w:r>
      </w:ins>
      <w:ins w:id="1012" w:author="lyz" w:date="2024-05-28T13:07:55Z">
        <w:r>
          <w:rPr>
            <w:rFonts w:hint="eastAsia"/>
            <w:lang w:val="en-US" w:eastAsia="zh-CN"/>
          </w:rPr>
          <w:t>时，其执行大工业。</w:t>
        </w:r>
      </w:ins>
      <w:ins w:id="1013" w:author="(_ _).｡oO" w:date="2024-05-23T19:36:00Z">
        <w:del w:id="1014" w:author="lyz" w:date="2024-05-28T13:07:55Z">
          <w:r>
            <w:rPr>
              <w:rFonts w:hint="eastAsia"/>
              <w:lang w:val="en-US" w:eastAsia="zh-CN"/>
            </w:rPr>
            <w:delText>当</w:delText>
          </w:r>
        </w:del>
      </w:ins>
      <w:ins w:id="1015" w:author="(_ _).｡oO" w:date="2024-05-23T19:36:00Z">
        <w:del w:id="1016" w:author="lyz" w:date="2024-05-28T13:07:55Z">
          <w:r>
            <w:rPr>
              <w:rFonts w:hint="eastAsia"/>
            </w:rPr>
            <w:delText>变压器合同容量</w:delText>
          </w:r>
        </w:del>
      </w:ins>
      <w:ins w:id="1017" w:author="(_ _).｡oO" w:date="2024-05-23T19:36:00Z">
        <w:del w:id="1018" w:author="lyz" w:date="2024-05-28T13:07:55Z">
          <w:r>
            <w:rPr>
              <w:rFonts w:hint="eastAsia"/>
              <w:lang w:val="en-US" w:eastAsia="zh-CN"/>
            </w:rPr>
            <w:delText>大于等于</w:delText>
          </w:r>
        </w:del>
      </w:ins>
      <w:ins w:id="1019" w:author="(_ _).｡oO" w:date="2024-05-23T19:36:00Z">
        <w:del w:id="1020" w:author="lyz" w:date="2024-05-28T13:07:55Z">
          <w:r>
            <w:rPr>
              <w:rFonts w:hint="eastAsia"/>
            </w:rPr>
            <w:delText>315千伏安</w:delText>
          </w:r>
        </w:del>
      </w:ins>
      <w:ins w:id="1021" w:author="(_ _).｡oO" w:date="2024-05-23T19:36:00Z">
        <w:del w:id="1022" w:author="lyz" w:date="2024-05-28T13:07:55Z">
          <w:r>
            <w:rPr>
              <w:rFonts w:hint="eastAsia"/>
              <w:lang w:val="en-US" w:eastAsia="zh-CN"/>
            </w:rPr>
            <w:delText>时，执行大工业。</w:delText>
          </w:r>
        </w:del>
      </w:ins>
    </w:p>
    <w:p w14:paraId="06E6B80D">
      <w:pPr>
        <w:pStyle w:val="2"/>
        <w:jc w:val="both"/>
        <w:rPr>
          <w:rFonts w:hint="eastAsia"/>
          <w:lang w:val="en-US" w:eastAsia="zh-CN"/>
        </w:rPr>
      </w:pPr>
      <w:r>
        <w:rPr>
          <w:rFonts w:hint="eastAsia"/>
          <w:lang w:val="en-US" w:eastAsia="zh-CN"/>
        </w:rPr>
        <w:t>3.2.1.3</w:t>
      </w:r>
      <w:r>
        <w:rPr>
          <w:rFonts w:hint="eastAsia"/>
        </w:rPr>
        <w:t>中小化肥用电</w:t>
      </w:r>
      <w:r>
        <w:rPr>
          <w:rFonts w:hint="eastAsia"/>
          <w:lang w:eastAsia="zh-CN"/>
        </w:rPr>
        <w:t>：</w:t>
      </w:r>
      <w:r>
        <w:rPr>
          <w:rFonts w:hint="eastAsia"/>
          <w:lang w:val="en-US" w:eastAsia="zh-CN"/>
        </w:rPr>
        <w:t>是指年生产能力为30万吨以下（不含30万吨）的单系列合成氨、磷肥、钾肥、复合肥料生产企业中化肥生产用电。其中复合肥料是指含有氮磷钾两种以上（含两种）元素的矿物质，经过化学方法加工制成的肥料。</w:t>
      </w:r>
      <w:ins w:id="1023" w:author="lyz" w:date="2024-05-28T13:07:57Z">
        <w:r>
          <w:rPr>
            <w:rFonts w:hint="eastAsia"/>
            <w:lang w:val="en-US" w:eastAsia="zh-CN"/>
          </w:rPr>
          <w:t>此外，也需考虑特殊情况，当上述用电的</w:t>
        </w:r>
      </w:ins>
      <w:ins w:id="1024" w:author="lyz" w:date="2024-05-28T13:07:57Z">
        <w:r>
          <w:rPr>
            <w:rFonts w:hint="eastAsia"/>
          </w:rPr>
          <w:t>变压器合同容量</w:t>
        </w:r>
      </w:ins>
      <w:ins w:id="1025" w:author="lyz" w:date="2024-05-28T13:07:57Z">
        <w:r>
          <w:rPr>
            <w:rFonts w:hint="eastAsia"/>
            <w:lang w:val="en-US" w:eastAsia="zh-CN"/>
          </w:rPr>
          <w:t>大于</w:t>
        </w:r>
      </w:ins>
      <w:ins w:id="1026" w:author="lyz" w:date="2024-05-28T13:08:59Z">
        <w:r>
          <w:rPr>
            <w:rFonts w:hint="eastAsia"/>
            <w:lang w:val="en-US" w:eastAsia="zh-CN"/>
          </w:rPr>
          <w:t>或者</w:t>
        </w:r>
      </w:ins>
      <w:ins w:id="1027" w:author="lyz" w:date="2024-05-28T13:07:57Z">
        <w:r>
          <w:rPr>
            <w:rFonts w:hint="eastAsia"/>
            <w:lang w:val="en-US" w:eastAsia="zh-CN"/>
          </w:rPr>
          <w:t>等于</w:t>
        </w:r>
      </w:ins>
      <w:ins w:id="1028" w:author="lyz" w:date="2024-05-28T13:07:57Z">
        <w:r>
          <w:rPr>
            <w:rFonts w:hint="eastAsia"/>
          </w:rPr>
          <w:t>315千伏安</w:t>
        </w:r>
      </w:ins>
      <w:ins w:id="1029" w:author="lyz" w:date="2024-05-28T13:07:57Z">
        <w:r>
          <w:rPr>
            <w:rFonts w:hint="eastAsia"/>
            <w:lang w:val="en-US" w:eastAsia="zh-CN"/>
          </w:rPr>
          <w:t>时，其执行大工业。</w:t>
        </w:r>
      </w:ins>
      <w:ins w:id="1030" w:author="(_ _).｡oO" w:date="2024-05-23T19:34:00Z">
        <w:del w:id="1031" w:author="lyz" w:date="2024-05-28T13:07:57Z">
          <w:r>
            <w:rPr>
              <w:rFonts w:hint="eastAsia"/>
              <w:lang w:val="en-US" w:eastAsia="zh-CN"/>
            </w:rPr>
            <w:delText>当</w:delText>
          </w:r>
        </w:del>
      </w:ins>
      <w:ins w:id="1032" w:author="(_ _).｡oO" w:date="2024-05-23T19:34:00Z">
        <w:del w:id="1033" w:author="lyz" w:date="2024-05-28T13:07:57Z">
          <w:r>
            <w:rPr>
              <w:rFonts w:hint="eastAsia"/>
            </w:rPr>
            <w:delText>变压器合同容量</w:delText>
          </w:r>
        </w:del>
      </w:ins>
      <w:ins w:id="1034" w:author="(_ _).｡oO" w:date="2024-05-23T19:34:00Z">
        <w:del w:id="1035" w:author="lyz" w:date="2024-05-28T13:07:57Z">
          <w:r>
            <w:rPr>
              <w:rFonts w:hint="eastAsia"/>
              <w:lang w:val="en-US" w:eastAsia="zh-CN"/>
            </w:rPr>
            <w:delText>大于等于</w:delText>
          </w:r>
        </w:del>
      </w:ins>
      <w:ins w:id="1036" w:author="(_ _).｡oO" w:date="2024-05-23T19:34:00Z">
        <w:del w:id="1037" w:author="lyz" w:date="2024-05-28T13:07:57Z">
          <w:r>
            <w:rPr>
              <w:rFonts w:hint="eastAsia"/>
            </w:rPr>
            <w:delText>315千伏安</w:delText>
          </w:r>
        </w:del>
      </w:ins>
      <w:ins w:id="1038" w:author="(_ _).｡oO" w:date="2024-05-23T19:34:00Z">
        <w:del w:id="1039" w:author="lyz" w:date="2024-05-28T13:07:57Z">
          <w:r>
            <w:rPr>
              <w:rFonts w:hint="eastAsia"/>
              <w:lang w:val="en-US" w:eastAsia="zh-CN"/>
            </w:rPr>
            <w:delText>时，中小化肥用电执行大工业。</w:delText>
          </w:r>
        </w:del>
      </w:ins>
    </w:p>
    <w:p w14:paraId="03BE57C6">
      <w:pPr>
        <w:ind w:left="0" w:leftChars="0" w:firstLine="0" w:firstLineChars="0"/>
        <w:rPr>
          <w:rFonts w:hint="eastAsia"/>
          <w:lang w:eastAsia="zh-CN"/>
        </w:rPr>
      </w:pPr>
      <w:r>
        <w:rPr>
          <w:rFonts w:hint="eastAsia"/>
          <w:lang w:val="en-US" w:eastAsia="zh-CN"/>
        </w:rPr>
        <w:t>3.3</w:t>
      </w:r>
      <w:r>
        <w:rPr>
          <w:rFonts w:hint="eastAsia"/>
        </w:rPr>
        <w:t>商业用电</w:t>
      </w:r>
      <w:r>
        <w:rPr>
          <w:rFonts w:hint="eastAsia"/>
          <w:lang w:eastAsia="zh-CN"/>
        </w:rPr>
        <w:t>：</w:t>
      </w:r>
    </w:p>
    <w:p w14:paraId="54F6138F">
      <w:pPr>
        <w:pStyle w:val="2"/>
        <w:jc w:val="both"/>
        <w:rPr>
          <w:rFonts w:hint="eastAsia"/>
          <w:lang w:val="en-US" w:eastAsia="zh-CN"/>
        </w:rPr>
      </w:pPr>
      <w:r>
        <w:rPr>
          <w:rFonts w:hint="eastAsia"/>
          <w:lang w:val="en-US" w:eastAsia="zh-CN"/>
        </w:rPr>
        <w:t>3.3.1定义：</w:t>
      </w:r>
    </w:p>
    <w:p w14:paraId="5C674438">
      <w:pPr>
        <w:ind w:left="0" w:leftChars="0" w:firstLine="0" w:firstLineChars="0"/>
        <w:rPr>
          <w:rFonts w:hint="eastAsia"/>
          <w:lang w:eastAsia="zh-CN"/>
        </w:rPr>
      </w:pPr>
      <w:r>
        <w:rPr>
          <w:rFonts w:hint="eastAsia"/>
          <w:lang w:val="en-US" w:eastAsia="zh-CN"/>
        </w:rPr>
        <w:t>3.3.1.1</w:t>
      </w:r>
      <w:r>
        <w:rPr>
          <w:rFonts w:hint="eastAsia"/>
        </w:rPr>
        <w:t>是指从事商品交换、提供有偿服务等非公益性场所的用电</w:t>
      </w:r>
      <w:r>
        <w:rPr>
          <w:rFonts w:hint="eastAsia"/>
          <w:lang w:eastAsia="zh-CN"/>
        </w:rPr>
        <w:t>。</w:t>
      </w:r>
    </w:p>
    <w:p w14:paraId="6934DA82">
      <w:pPr>
        <w:pStyle w:val="2"/>
        <w:jc w:val="both"/>
        <w:rPr>
          <w:rFonts w:hint="eastAsia"/>
          <w:lang w:val="en-US" w:eastAsia="zh-CN"/>
        </w:rPr>
      </w:pPr>
      <w:r>
        <w:rPr>
          <w:rFonts w:hint="eastAsia"/>
          <w:lang w:val="en-US" w:eastAsia="zh-CN"/>
        </w:rPr>
        <w:t>3.3.2范围：</w:t>
      </w:r>
    </w:p>
    <w:p w14:paraId="5752229B">
      <w:pPr>
        <w:ind w:left="0" w:leftChars="0" w:firstLine="0" w:firstLineChars="0"/>
        <w:rPr>
          <w:rFonts w:hint="eastAsia"/>
          <w:lang w:val="en-US" w:eastAsia="zh-CN"/>
        </w:rPr>
      </w:pPr>
      <w:r>
        <w:rPr>
          <w:rFonts w:hint="eastAsia"/>
          <w:lang w:val="en-US" w:eastAsia="zh-CN"/>
        </w:rPr>
        <w:t>3.3.2.1服务业：如宾馆、饭店、旅社、酒店、咖啡厅、茶座、美容美发厅、浴室、洗染店、彩扩、摄影等；</w:t>
      </w:r>
    </w:p>
    <w:p w14:paraId="42E98127">
      <w:pPr>
        <w:ind w:left="0" w:leftChars="0" w:firstLine="0" w:firstLineChars="0"/>
        <w:rPr>
          <w:rFonts w:hint="eastAsia"/>
          <w:lang w:val="en-US" w:eastAsia="zh-CN"/>
        </w:rPr>
      </w:pPr>
      <w:r>
        <w:rPr>
          <w:rFonts w:hint="eastAsia"/>
          <w:lang w:val="en-US" w:eastAsia="zh-CN"/>
        </w:rPr>
        <w:t>3.3.2.2商品销售业：如商场、商店、交易中心（市场）、超市、加油站、房产销售经营场所等；</w:t>
      </w:r>
    </w:p>
    <w:p w14:paraId="61222E1F">
      <w:pPr>
        <w:ind w:left="0" w:leftChars="0" w:firstLine="0" w:firstLineChars="0"/>
        <w:rPr>
          <w:rFonts w:hint="eastAsia"/>
          <w:lang w:val="en-US" w:eastAsia="zh-CN"/>
        </w:rPr>
      </w:pPr>
      <w:r>
        <w:rPr>
          <w:rFonts w:hint="eastAsia"/>
          <w:lang w:val="en-US" w:eastAsia="zh-CN"/>
        </w:rPr>
        <w:t>3.3.2.3 文化娱乐、健身、休闲业：如收费的旅游点、影剧院、录像放映厅、游艺机室、网吧、健身房、保龄球馆、游泳池、歌舞厅、卡拉OK厅、高尔夫球场等娱乐、健身、休闲场所；</w:t>
      </w:r>
    </w:p>
    <w:p w14:paraId="4553A8D8">
      <w:pPr>
        <w:ind w:left="0" w:leftChars="0" w:firstLine="0" w:firstLineChars="0"/>
        <w:rPr>
          <w:rFonts w:hint="eastAsia"/>
          <w:lang w:val="en-US" w:eastAsia="zh-CN"/>
        </w:rPr>
      </w:pPr>
      <w:r>
        <w:rPr>
          <w:rFonts w:hint="eastAsia"/>
          <w:lang w:val="en-US" w:eastAsia="zh-CN"/>
        </w:rPr>
        <w:t>3.3.2.4 金融交易业：如证券、信托、租赁、典当、期货、保险和银行、信用社等；</w:t>
      </w:r>
    </w:p>
    <w:p w14:paraId="138CF77C">
      <w:pPr>
        <w:ind w:left="0" w:leftChars="0" w:firstLine="0" w:firstLineChars="0"/>
        <w:rPr>
          <w:rFonts w:hint="eastAsia"/>
          <w:lang w:val="en-US" w:eastAsia="zh-CN"/>
        </w:rPr>
      </w:pPr>
      <w:r>
        <w:rPr>
          <w:rFonts w:hint="eastAsia"/>
          <w:lang w:val="en-US" w:eastAsia="zh-CN"/>
        </w:rPr>
        <w:t>3.3.2.5 商务服务业：如法律服务、咨询与调查服务、广告服务、中介服务、旅行社、会议及展览服务、其他经营性的商务服务等；</w:t>
      </w:r>
    </w:p>
    <w:p w14:paraId="16E91BC1">
      <w:pPr>
        <w:ind w:left="0" w:leftChars="0" w:firstLine="0" w:firstLineChars="0"/>
        <w:rPr>
          <w:rFonts w:hint="eastAsia"/>
          <w:lang w:val="en-US" w:eastAsia="zh-CN"/>
        </w:rPr>
      </w:pPr>
      <w:r>
        <w:rPr>
          <w:rFonts w:hint="eastAsia"/>
          <w:lang w:val="en-US" w:eastAsia="zh-CN"/>
        </w:rPr>
        <w:t>3.3.2.6电信和其他信息传输服务业；</w:t>
      </w:r>
    </w:p>
    <w:p w14:paraId="1AE30524">
      <w:pPr>
        <w:ind w:left="0" w:leftChars="0" w:firstLine="0" w:firstLineChars="0"/>
        <w:rPr>
          <w:rFonts w:hint="eastAsia"/>
          <w:lang w:val="en-US" w:eastAsia="zh-CN"/>
        </w:rPr>
      </w:pPr>
      <w:r>
        <w:rPr>
          <w:rFonts w:hint="eastAsia"/>
          <w:lang w:val="en-US" w:eastAsia="zh-CN"/>
        </w:rPr>
        <w:t>3.3.2.7 其他服务业：如修理与维护业、清洁服务业等。</w:t>
      </w:r>
    </w:p>
    <w:p w14:paraId="3BED2C47">
      <w:pPr>
        <w:ind w:left="0" w:leftChars="0" w:firstLine="0" w:firstLineChars="0"/>
        <w:rPr>
          <w:rFonts w:hint="eastAsia"/>
          <w:lang w:eastAsia="zh-CN"/>
        </w:rPr>
      </w:pPr>
      <w:r>
        <w:rPr>
          <w:rFonts w:hint="eastAsia"/>
          <w:lang w:val="en-US" w:eastAsia="zh-CN"/>
        </w:rPr>
        <w:t>3.4</w:t>
      </w:r>
      <w:r>
        <w:rPr>
          <w:rFonts w:hint="eastAsia"/>
        </w:rPr>
        <w:t>非工业用电</w:t>
      </w:r>
      <w:r>
        <w:rPr>
          <w:rFonts w:hint="eastAsia"/>
          <w:lang w:eastAsia="zh-CN"/>
        </w:rPr>
        <w:t>：</w:t>
      </w:r>
    </w:p>
    <w:p w14:paraId="63CA114F">
      <w:pPr>
        <w:ind w:left="0" w:leftChars="0" w:firstLine="0" w:firstLineChars="0"/>
        <w:rPr>
          <w:rFonts w:hint="eastAsia"/>
          <w:lang w:val="en-US" w:eastAsia="zh-CN"/>
        </w:rPr>
      </w:pPr>
      <w:r>
        <w:rPr>
          <w:rFonts w:hint="eastAsia"/>
          <w:lang w:val="en-US" w:eastAsia="zh-CN"/>
        </w:rPr>
        <w:t>3.4.1机关、事业单位、社会团体、医院、研究机构、宗教场所等用电。</w:t>
      </w:r>
    </w:p>
    <w:p w14:paraId="17271E4A">
      <w:pPr>
        <w:ind w:left="0" w:leftChars="0" w:firstLine="0" w:firstLineChars="0"/>
        <w:rPr>
          <w:rFonts w:hint="eastAsia"/>
          <w:lang w:val="en-US" w:eastAsia="zh-CN"/>
        </w:rPr>
      </w:pPr>
      <w:r>
        <w:rPr>
          <w:rFonts w:hint="eastAsia"/>
          <w:lang w:val="en-US" w:eastAsia="zh-CN"/>
        </w:rPr>
        <w:t>3.4.2 铁道、地铁、邮政、管道输送、航运、电车、电视、广播、仓库（仓储）、码头、车站、停车场、飞机场、下水道、路灯、广告（牌、箱）、体育场（馆）、市政公共设施、公路收费站、农贸市场等用电。</w:t>
      </w:r>
    </w:p>
    <w:p w14:paraId="06EE0256">
      <w:pPr>
        <w:ind w:left="0" w:leftChars="0" w:firstLine="0" w:firstLineChars="0"/>
        <w:rPr>
          <w:rFonts w:hint="eastAsia"/>
          <w:lang w:val="en-US" w:eastAsia="zh-CN"/>
        </w:rPr>
      </w:pPr>
      <w:r>
        <w:rPr>
          <w:rFonts w:hint="eastAsia"/>
          <w:lang w:val="en-US" w:eastAsia="zh-CN"/>
        </w:rPr>
        <w:t>3.4.3临时施工用电，即临时用电。</w:t>
      </w:r>
    </w:p>
    <w:p w14:paraId="1977AAAD">
      <w:pPr>
        <w:ind w:left="0" w:leftChars="0" w:firstLine="0" w:firstLineChars="0"/>
        <w:rPr>
          <w:rFonts w:hint="eastAsia"/>
          <w:lang w:val="en-US" w:eastAsia="zh-CN"/>
        </w:rPr>
      </w:pPr>
      <w:r>
        <w:rPr>
          <w:rFonts w:hint="eastAsia"/>
          <w:lang w:val="en-US" w:eastAsia="zh-CN"/>
        </w:rPr>
        <w:t>3.4.4 邮政、自来水、管道煤气（天然气）、有线电视等单位的营业厅用电。</w:t>
      </w:r>
    </w:p>
    <w:p w14:paraId="2D90B852">
      <w:pPr>
        <w:ind w:left="0" w:leftChars="0" w:firstLine="0" w:firstLineChars="0"/>
        <w:rPr>
          <w:rFonts w:hint="eastAsia"/>
          <w:lang w:val="en-US" w:eastAsia="zh-CN"/>
        </w:rPr>
      </w:pPr>
      <w:r>
        <w:rPr>
          <w:rFonts w:hint="eastAsia"/>
          <w:lang w:val="en-US" w:eastAsia="zh-CN"/>
        </w:rPr>
        <w:t>3.4.5为残疾人办的企业（必须符合国家的有关规定，且380/220V供电的用户），其生产用电价格也执行此类电价。盲人按摩机构、工（农）疗机构、辅助性工场等集中安置残疾人单位，其用电可执行此类电价。</w:t>
      </w:r>
    </w:p>
    <w:p w14:paraId="2D21B2CC">
      <w:pPr>
        <w:pStyle w:val="2"/>
        <w:jc w:val="both"/>
        <w:rPr>
          <w:rFonts w:hint="eastAsia"/>
          <w:lang w:val="en-US" w:eastAsia="zh-CN"/>
        </w:rPr>
      </w:pPr>
      <w:r>
        <w:rPr>
          <w:rFonts w:hint="eastAsia"/>
          <w:lang w:val="en-US" w:eastAsia="zh-CN"/>
        </w:rPr>
        <w:t>3.5除居民生活用电、大工业用电、农业生活用电外的其他用电，均执行一般工商业及其他电价。</w:t>
      </w:r>
    </w:p>
    <w:p w14:paraId="4458E0F6">
      <w:pPr>
        <w:ind w:left="0" w:leftChars="0" w:firstLine="0" w:firstLineChars="0"/>
        <w:rPr>
          <w:ins w:id="1040" w:author="84622" w:date="2024-05-29T13:49:03Z"/>
          <w:rFonts w:hint="eastAsia"/>
          <w:lang w:val="en-US" w:eastAsia="zh-CN"/>
        </w:rPr>
      </w:pPr>
      <w:ins w:id="1041" w:author="84622" w:date="2024-05-29T13:49:21Z">
        <w:r>
          <w:rPr>
            <w:rFonts w:hint="eastAsia"/>
            <w:lang w:val="en-US" w:eastAsia="zh-CN"/>
          </w:rPr>
          <w:t>四</w:t>
        </w:r>
      </w:ins>
      <w:ins w:id="1042" w:author="84622" w:date="2024-05-29T13:49:22Z">
        <w:r>
          <w:rPr>
            <w:rFonts w:hint="eastAsia"/>
            <w:lang w:val="en-US" w:eastAsia="zh-CN"/>
          </w:rPr>
          <w:t>、</w:t>
        </w:r>
      </w:ins>
      <w:ins w:id="1043" w:author="84622" w:date="2024-05-29T13:49:03Z">
        <w:r>
          <w:rPr>
            <w:rFonts w:hint="eastAsia"/>
            <w:lang w:val="en-US" w:eastAsia="zh-CN"/>
          </w:rPr>
          <w:t>功率因数调整电费：</w:t>
        </w:r>
      </w:ins>
    </w:p>
    <w:p w14:paraId="27F75647">
      <w:pPr>
        <w:ind w:left="0" w:leftChars="0" w:firstLine="0" w:firstLineChars="0"/>
        <w:rPr>
          <w:ins w:id="1044" w:author="84622" w:date="2024-05-29T13:49:03Z"/>
          <w:rFonts w:hint="eastAsia"/>
          <w:lang w:val="en-US" w:eastAsia="zh-CN"/>
        </w:rPr>
      </w:pPr>
      <w:ins w:id="1045" w:author="84622" w:date="2024-05-29T13:49:26Z">
        <w:r>
          <w:rPr>
            <w:rFonts w:hint="eastAsia"/>
            <w:lang w:val="en-US" w:eastAsia="zh-CN"/>
          </w:rPr>
          <w:t>1</w:t>
        </w:r>
      </w:ins>
      <w:ins w:id="1046" w:author="84622" w:date="2024-05-29T13:49:28Z">
        <w:r>
          <w:rPr>
            <w:rFonts w:hint="eastAsia"/>
            <w:lang w:val="en-US" w:eastAsia="zh-CN"/>
          </w:rPr>
          <w:t>.</w:t>
        </w:r>
      </w:ins>
      <w:ins w:id="1047" w:author="84622" w:date="2024-05-29T13:49:03Z">
        <w:r>
          <w:rPr>
            <w:rFonts w:hint="eastAsia"/>
            <w:lang w:val="en-US" w:eastAsia="zh-CN"/>
          </w:rPr>
          <w:t>功率因数的标准值及其适用范围： [</w:t>
        </w:r>
      </w:ins>
      <w:ins w:id="1048" w:author="84622" w:date="2024-05-29T13:49:41Z">
        <w:r>
          <w:rPr>
            <w:rFonts w:hint="eastAsia"/>
            <w:lang w:val="en-US" w:eastAsia="zh-CN"/>
          </w:rPr>
          <w:t>1</w:t>
        </w:r>
      </w:ins>
      <w:ins w:id="1049" w:author="84622" w:date="2024-05-29T13:49:03Z">
        <w:r>
          <w:rPr>
            <w:rFonts w:hint="eastAsia"/>
            <w:lang w:val="en-US" w:eastAsia="zh-CN"/>
          </w:rPr>
          <w:t>4]</w:t>
        </w:r>
      </w:ins>
    </w:p>
    <w:p w14:paraId="7211539A">
      <w:pPr>
        <w:ind w:left="0" w:leftChars="0" w:firstLine="0" w:firstLineChars="0"/>
        <w:rPr>
          <w:ins w:id="1050" w:author="84622" w:date="2024-05-29T13:49:03Z"/>
          <w:rFonts w:hint="eastAsia"/>
          <w:lang w:val="en-US" w:eastAsia="zh-CN"/>
        </w:rPr>
      </w:pPr>
      <w:ins w:id="1051" w:author="84622" w:date="2024-05-29T13:49:03Z">
        <w:r>
          <w:rPr>
            <w:rFonts w:hint="eastAsia"/>
            <w:lang w:val="en-US" w:eastAsia="zh-CN"/>
          </w:rPr>
          <w:t>1.1 功率因数标准0.90，适用于160千伏安以上的高压供电工业用户（包括社队工业用户）、装有带负荷调整电压装置的高压供电电力用户和3200千伏安及以上的高压供电电力排灌站。</w:t>
        </w:r>
      </w:ins>
    </w:p>
    <w:p w14:paraId="6E85363F">
      <w:pPr>
        <w:ind w:left="0" w:leftChars="0" w:firstLine="0" w:firstLineChars="0"/>
        <w:rPr>
          <w:ins w:id="1052" w:author="84622" w:date="2024-05-29T13:49:03Z"/>
          <w:rFonts w:hint="eastAsia"/>
          <w:lang w:val="en-US" w:eastAsia="zh-CN"/>
        </w:rPr>
      </w:pPr>
      <w:ins w:id="1053" w:author="84622" w:date="2024-05-29T13:49:03Z">
        <w:r>
          <w:rPr>
            <w:rFonts w:hint="eastAsia"/>
            <w:lang w:val="en-US" w:eastAsia="zh-CN"/>
          </w:rPr>
          <w:t>1.2 功率因数标准0.85，适用于100千伏安（千瓦）及以上的其他工业用户（包括社队工业用户），100千伏安（千瓦）及以上的非工业用户和100千伏安（千瓦）及以上的电力排灌站</w:t>
        </w:r>
      </w:ins>
      <w:ins w:id="1054" w:author="84622" w:date="2024-05-29T13:52:45Z">
        <w:r>
          <w:rPr>
            <w:rFonts w:hint="eastAsia"/>
            <w:lang w:val="en-US" w:eastAsia="zh-CN"/>
          </w:rPr>
          <w:t>、</w:t>
        </w:r>
      </w:ins>
      <w:ins w:id="1055" w:author="84622" w:date="2024-05-29T13:52:56Z">
        <w:r>
          <w:rPr>
            <w:rFonts w:hint="eastAsia"/>
            <w:lang w:val="en-US" w:eastAsia="zh-CN"/>
          </w:rPr>
          <w:t>大工业用户未划由电业直接管理的趸售用户</w:t>
        </w:r>
      </w:ins>
      <w:ins w:id="1056" w:author="84622" w:date="2024-05-29T13:53:10Z">
        <w:r>
          <w:rPr>
            <w:rFonts w:hint="eastAsia"/>
            <w:lang w:val="en-US" w:eastAsia="zh-CN"/>
          </w:rPr>
          <w:t>。</w:t>
        </w:r>
      </w:ins>
    </w:p>
    <w:p w14:paraId="40B66B54">
      <w:pPr>
        <w:ind w:left="0" w:leftChars="0" w:firstLine="0" w:firstLineChars="0"/>
        <w:rPr>
          <w:ins w:id="1057" w:author="84622" w:date="2024-05-29T13:49:03Z"/>
          <w:rFonts w:hint="eastAsia"/>
          <w:lang w:val="en-US" w:eastAsia="zh-CN"/>
        </w:rPr>
      </w:pPr>
      <w:ins w:id="1058" w:author="84622" w:date="2024-05-29T13:49:03Z">
        <w:r>
          <w:rPr>
            <w:rFonts w:hint="eastAsia"/>
            <w:lang w:val="en-US" w:eastAsia="zh-CN"/>
          </w:rPr>
          <w:t>1.3 功率因数标准0.80，适用于100千伏安（千瓦）及以上的农业用户和趸售用户</w:t>
        </w:r>
      </w:ins>
      <w:ins w:id="1059" w:author="lyz" w:date="2024-05-31T13:49:44Z">
        <w:r>
          <w:rPr>
            <w:rFonts w:hint="eastAsia"/>
            <w:lang w:val="en-US" w:eastAsia="zh-CN"/>
          </w:rPr>
          <w:t>。</w:t>
        </w:r>
      </w:ins>
      <w:ins w:id="1060" w:author="84622" w:date="2024-05-29T13:49:03Z">
        <w:del w:id="1061" w:author="lyz" w:date="2024-05-31T13:49:43Z">
          <w:r>
            <w:rPr>
              <w:rFonts w:hint="eastAsia"/>
              <w:lang w:val="en-US" w:eastAsia="zh-CN"/>
            </w:rPr>
            <w:delText>，</w:delText>
          </w:r>
        </w:del>
      </w:ins>
    </w:p>
    <w:p w14:paraId="7666AAED">
      <w:pPr>
        <w:ind w:left="0" w:leftChars="0" w:firstLine="0" w:firstLineChars="0"/>
        <w:rPr>
          <w:ins w:id="1062" w:author="lyz" w:date="2024-05-28T13:08:17Z"/>
          <w:del w:id="1063" w:author="84622" w:date="2024-05-29T13:53:24Z"/>
          <w:rFonts w:hint="eastAsia"/>
          <w:lang w:val="en-US" w:eastAsia="zh-CN"/>
        </w:rPr>
      </w:pPr>
    </w:p>
    <w:p w14:paraId="25E5E6D8">
      <w:pPr>
        <w:pStyle w:val="2"/>
        <w:rPr>
          <w:ins w:id="1064" w:author="lyz" w:date="2024-05-28T13:08:17Z"/>
          <w:rFonts w:hint="eastAsia"/>
          <w:lang w:val="en-US" w:eastAsia="zh-CN"/>
        </w:rPr>
      </w:pPr>
    </w:p>
    <w:p w14:paraId="5F1DEE83">
      <w:pPr>
        <w:rPr>
          <w:ins w:id="1065" w:author="lyz" w:date="2024-05-28T13:08:18Z"/>
          <w:rFonts w:hint="eastAsia"/>
          <w:lang w:val="en-US" w:eastAsia="zh-CN"/>
        </w:rPr>
      </w:pPr>
    </w:p>
    <w:p w14:paraId="18BF55F5">
      <w:pPr>
        <w:pStyle w:val="2"/>
        <w:rPr>
          <w:del w:id="1066" w:author="lyz" w:date="2024-05-28T13:08:16Z"/>
          <w:rFonts w:hint="eastAsia"/>
          <w:lang w:val="en-US" w:eastAsia="zh-CN"/>
        </w:rPr>
      </w:pPr>
    </w:p>
    <w:p w14:paraId="0EE512B6">
      <w:pPr>
        <w:pStyle w:val="2"/>
        <w:jc w:val="both"/>
        <w:rPr>
          <w:del w:id="1067" w:author="lyz" w:date="2024-05-28T13:08:16Z"/>
          <w:rFonts w:hint="eastAsia"/>
          <w:lang w:val="en-US" w:eastAsia="zh-CN"/>
        </w:rPr>
      </w:pPr>
    </w:p>
    <w:p w14:paraId="7119D72A">
      <w:pPr>
        <w:pStyle w:val="2"/>
        <w:jc w:val="both"/>
        <w:rPr>
          <w:del w:id="1068" w:author="lyz" w:date="2024-05-28T13:08:16Z"/>
          <w:rFonts w:hint="eastAsia"/>
          <w:lang w:val="en-US" w:eastAsia="zh-CN"/>
        </w:rPr>
      </w:pPr>
    </w:p>
    <w:p w14:paraId="21C81481">
      <w:pPr>
        <w:pStyle w:val="2"/>
        <w:jc w:val="both"/>
        <w:rPr>
          <w:del w:id="1069" w:author="lyz" w:date="2024-05-28T13:08:07Z"/>
          <w:rFonts w:hint="eastAsia"/>
          <w:lang w:val="en-US" w:eastAsia="zh-CN"/>
        </w:rPr>
      </w:pPr>
    </w:p>
    <w:p w14:paraId="255D200A">
      <w:pPr>
        <w:pStyle w:val="2"/>
        <w:jc w:val="both"/>
        <w:rPr>
          <w:del w:id="1070" w:author="lyz" w:date="2024-05-28T13:08:06Z"/>
          <w:rFonts w:hint="eastAsia"/>
          <w:lang w:val="en-US" w:eastAsia="zh-CN"/>
        </w:rPr>
      </w:pPr>
    </w:p>
    <w:p w14:paraId="3842CA0D">
      <w:pPr>
        <w:ind w:left="0" w:leftChars="0" w:firstLine="0" w:firstLineChars="0"/>
        <w:rPr>
          <w:del w:id="1071" w:author="lyz" w:date="2024-05-28T13:08:06Z"/>
          <w:rFonts w:hint="eastAsia"/>
          <w:lang w:val="en-US" w:eastAsia="zh-CN"/>
        </w:rPr>
      </w:pPr>
    </w:p>
    <w:p w14:paraId="6BDFBC64">
      <w:pPr>
        <w:ind w:left="0" w:leftChars="0" w:firstLine="0" w:firstLineChars="0"/>
        <w:rPr>
          <w:del w:id="1072" w:author="lyz" w:date="2024-05-28T13:08:06Z"/>
          <w:rFonts w:hint="eastAsia"/>
          <w:lang w:val="en-US" w:eastAsia="zh-CN"/>
        </w:rPr>
      </w:pPr>
    </w:p>
    <w:p w14:paraId="616A6231">
      <w:pPr>
        <w:ind w:left="0" w:leftChars="0" w:firstLine="0" w:firstLineChars="0"/>
        <w:rPr>
          <w:del w:id="1073" w:author="lyz" w:date="2024-05-28T13:08:06Z"/>
          <w:rFonts w:hint="eastAsia"/>
          <w:lang w:val="en-US" w:eastAsia="zh-CN"/>
        </w:rPr>
      </w:pPr>
    </w:p>
    <w:p w14:paraId="07384A68">
      <w:pPr>
        <w:ind w:left="0" w:leftChars="0" w:firstLine="0" w:firstLineChars="0"/>
        <w:rPr>
          <w:del w:id="1074" w:author="lyz" w:date="2024-05-28T13:08:06Z"/>
          <w:rFonts w:hint="eastAsia"/>
          <w:lang w:val="en-US" w:eastAsia="zh-CN"/>
        </w:rPr>
      </w:pPr>
    </w:p>
    <w:p w14:paraId="4AFDF1C5">
      <w:pPr>
        <w:ind w:left="0" w:leftChars="0" w:firstLine="0" w:firstLineChars="0"/>
        <w:rPr>
          <w:del w:id="1075" w:author="lyz" w:date="2024-05-28T13:08:05Z"/>
          <w:rFonts w:hint="eastAsia"/>
          <w:lang w:val="en-US" w:eastAsia="zh-CN"/>
        </w:rPr>
      </w:pPr>
    </w:p>
    <w:p w14:paraId="44BDBE5A">
      <w:pPr>
        <w:ind w:left="0" w:leftChars="0" w:firstLine="0" w:firstLineChars="0"/>
        <w:rPr>
          <w:del w:id="1076" w:author="lyz" w:date="2024-05-28T13:08:05Z"/>
          <w:rFonts w:hint="eastAsia"/>
          <w:lang w:val="en-US" w:eastAsia="zh-CN"/>
        </w:rPr>
      </w:pPr>
    </w:p>
    <w:p w14:paraId="2F2D9C07">
      <w:pPr>
        <w:ind w:left="0" w:leftChars="0" w:firstLine="0" w:firstLineChars="0"/>
        <w:rPr>
          <w:del w:id="1077" w:author="lyz" w:date="2024-05-28T13:08:05Z"/>
          <w:rFonts w:hint="eastAsia"/>
          <w:lang w:val="en-US" w:eastAsia="zh-CN"/>
        </w:rPr>
      </w:pPr>
    </w:p>
    <w:p w14:paraId="7479DA8F">
      <w:pPr>
        <w:ind w:left="0" w:leftChars="0" w:firstLine="0" w:firstLineChars="0"/>
        <w:rPr>
          <w:del w:id="1078" w:author="lyz" w:date="2024-05-28T13:08:05Z"/>
          <w:rFonts w:hint="eastAsia"/>
          <w:lang w:val="en-US" w:eastAsia="zh-CN"/>
        </w:rPr>
      </w:pPr>
    </w:p>
    <w:p w14:paraId="7B02DD4A">
      <w:pPr>
        <w:ind w:left="0" w:leftChars="0" w:firstLine="0" w:firstLineChars="0"/>
        <w:rPr>
          <w:del w:id="1079" w:author="lyz" w:date="2024-05-28T13:08:05Z"/>
          <w:rFonts w:hint="eastAsia"/>
          <w:lang w:val="en-US" w:eastAsia="zh-CN"/>
        </w:rPr>
      </w:pPr>
    </w:p>
    <w:p w14:paraId="54F0A93E">
      <w:pPr>
        <w:ind w:left="0" w:leftChars="0" w:firstLine="0" w:firstLineChars="0"/>
        <w:rPr>
          <w:del w:id="1080" w:author="lyz" w:date="2024-05-28T13:08:05Z"/>
          <w:rFonts w:hint="eastAsia"/>
          <w:lang w:val="en-US" w:eastAsia="zh-CN"/>
        </w:rPr>
      </w:pPr>
    </w:p>
    <w:p w14:paraId="74A67AAE">
      <w:pPr>
        <w:ind w:left="0" w:leftChars="0" w:firstLine="0" w:firstLineChars="0"/>
        <w:rPr>
          <w:del w:id="1081" w:author="lyz" w:date="2024-05-28T13:08:05Z"/>
          <w:rFonts w:hint="eastAsia"/>
          <w:lang w:val="en-US" w:eastAsia="zh-CN"/>
        </w:rPr>
      </w:pPr>
    </w:p>
    <w:p w14:paraId="157EAE95">
      <w:pPr>
        <w:ind w:left="0" w:leftChars="0" w:firstLine="0" w:firstLineChars="0"/>
        <w:rPr>
          <w:del w:id="1082" w:author="lyz" w:date="2024-05-28T13:08:05Z"/>
          <w:rFonts w:hint="eastAsia"/>
          <w:lang w:val="en-US" w:eastAsia="zh-CN"/>
        </w:rPr>
      </w:pPr>
    </w:p>
    <w:p w14:paraId="46978E88">
      <w:pPr>
        <w:ind w:left="0" w:leftChars="0" w:firstLine="0" w:firstLineChars="0"/>
        <w:rPr>
          <w:del w:id="1083" w:author="lyz" w:date="2024-05-28T13:08:05Z"/>
          <w:rFonts w:hint="eastAsia"/>
          <w:lang w:val="en-US" w:eastAsia="zh-CN"/>
        </w:rPr>
      </w:pPr>
    </w:p>
    <w:p w14:paraId="056BFA21">
      <w:pPr>
        <w:ind w:left="0" w:leftChars="0" w:firstLine="0" w:firstLineChars="0"/>
        <w:rPr>
          <w:del w:id="1084" w:author="lyz" w:date="2024-05-28T13:08:04Z"/>
          <w:rFonts w:hint="eastAsia"/>
          <w:lang w:val="en-US" w:eastAsia="zh-CN"/>
        </w:rPr>
      </w:pPr>
    </w:p>
    <w:p w14:paraId="2EC5C1CF">
      <w:pPr>
        <w:ind w:left="0" w:leftChars="0" w:firstLine="0" w:firstLineChars="0"/>
        <w:rPr>
          <w:rFonts w:hint="eastAsia"/>
          <w:lang w:val="en-US" w:eastAsia="zh-CN"/>
        </w:rPr>
      </w:pPr>
    </w:p>
    <w:p w14:paraId="207713EE">
      <w:pPr>
        <w:pStyle w:val="2"/>
        <w:rPr>
          <w:rFonts w:hint="eastAsia"/>
          <w:lang w:val="en-US" w:eastAsia="zh-CN"/>
        </w:rPr>
      </w:pPr>
    </w:p>
    <w:p w14:paraId="78BB1462">
      <w:pPr>
        <w:ind w:left="0" w:leftChars="0" w:firstLine="0" w:firstLineChars="0"/>
        <w:rPr>
          <w:rFonts w:hint="eastAsia"/>
          <w:lang w:val="en-US" w:eastAsia="zh-CN"/>
        </w:rPr>
      </w:pPr>
      <w:r>
        <w:rPr>
          <w:rFonts w:hint="eastAsia"/>
          <w:lang w:val="en-US" w:eastAsia="zh-CN"/>
        </w:rPr>
        <w:t>参考文献：</w:t>
      </w:r>
    </w:p>
    <w:p w14:paraId="6C70D2E1">
      <w:pPr>
        <w:pStyle w:val="2"/>
        <w:jc w:val="both"/>
        <w:rPr>
          <w:rFonts w:hint="eastAsia" w:ascii="仿宋" w:hAnsi="仿宋" w:cs="仿宋"/>
          <w:lang w:val="en-US" w:eastAsia="zh-CN"/>
        </w:rPr>
      </w:pPr>
      <w:r>
        <w:rPr>
          <w:rFonts w:hint="eastAsia"/>
          <w:lang w:val="en-US" w:eastAsia="zh-CN"/>
        </w:rPr>
        <w:t>[1]浙价资</w:t>
      </w:r>
      <w:r>
        <w:rPr>
          <w:rFonts w:hint="eastAsia" w:ascii="仿宋" w:hAnsi="仿宋" w:eastAsia="仿宋" w:cs="仿宋"/>
          <w:lang w:val="en-US" w:eastAsia="zh-CN"/>
        </w:rPr>
        <w:t>〔2011〕382号文</w:t>
      </w:r>
      <w:r>
        <w:rPr>
          <w:rFonts w:hint="eastAsia" w:ascii="仿宋" w:hAnsi="仿宋" w:cs="仿宋"/>
          <w:lang w:val="en-US" w:eastAsia="zh-CN"/>
        </w:rPr>
        <w:t xml:space="preserve"> 浙江省物价局关于调整省电网销售电价有关事项的通知</w:t>
      </w:r>
    </w:p>
    <w:p w14:paraId="296F8BB0">
      <w:pPr>
        <w:pStyle w:val="2"/>
        <w:jc w:val="both"/>
        <w:rPr>
          <w:rFonts w:hint="eastAsia"/>
          <w:lang w:val="en-US" w:eastAsia="zh-CN"/>
        </w:rPr>
      </w:pPr>
      <w:r>
        <w:rPr>
          <w:rFonts w:hint="eastAsia"/>
          <w:lang w:val="en-US" w:eastAsia="zh-CN"/>
        </w:rPr>
        <w:t>[2]浙发改价格〔2019〕305号 省发展改革委关于进一步落实绿色发展电价政策的通知</w:t>
      </w:r>
    </w:p>
    <w:p w14:paraId="38F8843B">
      <w:pPr>
        <w:pStyle w:val="2"/>
        <w:jc w:val="both"/>
        <w:rPr>
          <w:rFonts w:hint="eastAsia"/>
          <w:lang w:val="en-US" w:eastAsia="zh-CN"/>
        </w:rPr>
      </w:pPr>
      <w:r>
        <w:rPr>
          <w:rFonts w:hint="eastAsia"/>
          <w:lang w:val="en-US" w:eastAsia="zh-CN"/>
        </w:rPr>
        <w:t>[3]省发展改革委关于明确部分环保行业电价政策执行时间的函</w:t>
      </w:r>
    </w:p>
    <w:p w14:paraId="2FA31AB4">
      <w:pPr>
        <w:pStyle w:val="2"/>
        <w:numPr>
          <w:ilvl w:val="0"/>
          <w:numId w:val="0"/>
        </w:numPr>
        <w:ind w:leftChars="0"/>
        <w:jc w:val="both"/>
        <w:rPr>
          <w:rFonts w:hint="eastAsia"/>
          <w:lang w:val="en-US" w:eastAsia="zh-CN"/>
        </w:rPr>
      </w:pPr>
      <w:r>
        <w:rPr>
          <w:rFonts w:hint="eastAsia"/>
          <w:lang w:val="en-US" w:eastAsia="zh-CN"/>
        </w:rPr>
        <w:t>[4]发改综合〔2023〕545号  国家发展改革委 国家能源局关于加快推进充电基础设施建设 更好支持新能源汽车下乡和乡村振兴的实施意见</w:t>
      </w:r>
    </w:p>
    <w:p w14:paraId="4727AFB7">
      <w:pPr>
        <w:pStyle w:val="2"/>
        <w:numPr>
          <w:ilvl w:val="0"/>
          <w:numId w:val="0"/>
        </w:numPr>
        <w:ind w:leftChars="0"/>
        <w:jc w:val="both"/>
        <w:rPr>
          <w:rFonts w:hint="eastAsia" w:cs="Times New Roman"/>
          <w:lang w:val="en-US" w:eastAsia="zh-CN"/>
        </w:rPr>
      </w:pPr>
      <w:r>
        <w:rPr>
          <w:rFonts w:hint="eastAsia"/>
          <w:lang w:val="en-US" w:eastAsia="zh-CN"/>
        </w:rPr>
        <w:t>[5]</w:t>
      </w:r>
      <w:r>
        <w:rPr>
          <w:rFonts w:hint="eastAsia" w:cs="Times New Roman"/>
          <w:lang w:val="en-US" w:eastAsia="zh-CN"/>
        </w:rPr>
        <w:t>浙发改价格〔2023〕204号 省发展改革委 省能源局关于企业自备电厂有关收费政策的通知</w:t>
      </w:r>
    </w:p>
    <w:p w14:paraId="161A88D7">
      <w:pPr>
        <w:pStyle w:val="2"/>
        <w:numPr>
          <w:ilvl w:val="0"/>
          <w:numId w:val="0"/>
        </w:numPr>
        <w:tabs>
          <w:tab w:val="center" w:pos="4153"/>
        </w:tabs>
        <w:ind w:leftChars="0"/>
        <w:jc w:val="both"/>
        <w:rPr>
          <w:rFonts w:hint="eastAsia" w:cs="Times New Roman"/>
          <w:lang w:val="en-US" w:eastAsia="zh-CN"/>
        </w:rPr>
      </w:pPr>
      <w:r>
        <w:rPr>
          <w:rFonts w:hint="eastAsia" w:cs="Times New Roman"/>
          <w:lang w:val="en-US" w:eastAsia="zh-CN"/>
        </w:rPr>
        <w:t>[6]浙政办发〔2013〕2号 浙江省人民政府办公厅转发省物价局等4部门关于浙江省差别化电价加价实施意见的通知</w:t>
      </w:r>
    </w:p>
    <w:p w14:paraId="7ACEC9E2">
      <w:pPr>
        <w:pStyle w:val="2"/>
        <w:numPr>
          <w:ilvl w:val="0"/>
          <w:numId w:val="0"/>
        </w:numPr>
        <w:tabs>
          <w:tab w:val="center" w:pos="4153"/>
        </w:tabs>
        <w:ind w:leftChars="0"/>
        <w:jc w:val="both"/>
        <w:rPr>
          <w:rFonts w:hint="eastAsia" w:cs="Times New Roman"/>
          <w:lang w:val="en-US" w:eastAsia="zh-CN"/>
        </w:rPr>
      </w:pPr>
      <w:r>
        <w:rPr>
          <w:rFonts w:hint="eastAsia" w:cs="Times New Roman"/>
          <w:lang w:val="en-US" w:eastAsia="zh-CN"/>
        </w:rPr>
        <w:t>[7]甬亩均办〔2021〕5号 宁波市深化“亩均论英雄”改革工作领导小组办公室关于印发《宁波市“亩均论英雄”评价主体差别化电价实施细则》的通知</w:t>
      </w:r>
    </w:p>
    <w:p w14:paraId="5106F80E">
      <w:pPr>
        <w:pStyle w:val="2"/>
        <w:numPr>
          <w:ilvl w:val="0"/>
          <w:numId w:val="0"/>
        </w:numPr>
        <w:tabs>
          <w:tab w:val="center" w:pos="4153"/>
        </w:tabs>
        <w:ind w:leftChars="0"/>
        <w:jc w:val="both"/>
        <w:rPr>
          <w:rFonts w:hint="eastAsia" w:cs="Times New Roman"/>
          <w:lang w:val="en-US" w:eastAsia="zh-CN"/>
        </w:rPr>
      </w:pPr>
      <w:r>
        <w:rPr>
          <w:rFonts w:hint="eastAsia" w:cs="Times New Roman"/>
          <w:lang w:val="en-US" w:eastAsia="zh-CN"/>
        </w:rPr>
        <w:t>[8]浙发改价格〔2021〕331号 省发展改革委 省生态环境厅关于对钢铁行业实施超低排放差别化电价政策的通知</w:t>
      </w:r>
    </w:p>
    <w:p w14:paraId="4514B19B">
      <w:pPr>
        <w:pStyle w:val="2"/>
        <w:numPr>
          <w:ilvl w:val="0"/>
          <w:numId w:val="0"/>
        </w:numPr>
        <w:tabs>
          <w:tab w:val="center" w:pos="4153"/>
        </w:tabs>
        <w:ind w:leftChars="0"/>
        <w:jc w:val="both"/>
        <w:rPr>
          <w:rFonts w:hint="eastAsia" w:cs="Times New Roman"/>
          <w:lang w:val="en-US" w:eastAsia="zh-CN"/>
        </w:rPr>
      </w:pPr>
      <w:r>
        <w:rPr>
          <w:rFonts w:hint="eastAsia" w:cs="Times New Roman"/>
          <w:lang w:val="en-US" w:eastAsia="zh-CN"/>
        </w:rPr>
        <w:t>[9]浙发改价格函〔2022〕69号 省发展改革委关于虚拟货币“挖矿”用电实行差别电价政策有关事项的通知</w:t>
      </w:r>
    </w:p>
    <w:p w14:paraId="64E8CE2C">
      <w:pPr>
        <w:ind w:left="0" w:leftChars="0" w:firstLine="0" w:firstLineChars="0"/>
        <w:rPr>
          <w:rFonts w:hint="eastAsia"/>
          <w:lang w:val="en-US" w:eastAsia="zh-CN"/>
        </w:rPr>
      </w:pPr>
      <w:r>
        <w:rPr>
          <w:rFonts w:hint="eastAsia"/>
          <w:lang w:val="en-US" w:eastAsia="zh-CN"/>
        </w:rPr>
        <w:t>[10]浙发改价格〔2024〕21 号省发展改革委关于调整工商业峰谷分时电价政策有关事项的通知</w:t>
      </w:r>
    </w:p>
    <w:p w14:paraId="4014C4E3">
      <w:pPr>
        <w:pStyle w:val="2"/>
        <w:numPr>
          <w:ilvl w:val="0"/>
          <w:numId w:val="0"/>
        </w:numPr>
        <w:ind w:leftChars="0"/>
        <w:jc w:val="left"/>
        <w:rPr>
          <w:rFonts w:hint="eastAsia"/>
          <w:lang w:val="en-US" w:eastAsia="zh-CN"/>
        </w:rPr>
      </w:pPr>
      <w:r>
        <w:rPr>
          <w:rFonts w:hint="eastAsia" w:cs="Times New Roman"/>
          <w:lang w:val="en-US" w:eastAsia="zh-CN"/>
        </w:rPr>
        <w:t>[11]浙发改价格</w:t>
      </w:r>
      <w:r>
        <w:rPr>
          <w:rFonts w:hint="eastAsia"/>
          <w:lang w:val="en-US" w:eastAsia="zh-CN"/>
        </w:rPr>
        <w:t>〔2021〕341号 省发展改革委关于进一步完善我省分时电价政策有关事项的通知</w:t>
      </w:r>
    </w:p>
    <w:p w14:paraId="383CC103">
      <w:pPr>
        <w:ind w:left="0" w:leftChars="0" w:firstLine="0" w:firstLineChars="0"/>
        <w:rPr>
          <w:rFonts w:hint="eastAsia"/>
          <w:lang w:val="en-US" w:eastAsia="zh-CN"/>
        </w:rPr>
      </w:pPr>
      <w:r>
        <w:rPr>
          <w:rFonts w:hint="eastAsia"/>
          <w:lang w:val="en-US" w:eastAsia="zh-CN"/>
        </w:rPr>
        <w:t>[12]</w:t>
      </w:r>
      <w:r>
        <w:rPr>
          <w:rFonts w:hint="eastAsia" w:cs="Times New Roman"/>
          <w:lang w:val="en-US" w:eastAsia="zh-CN"/>
        </w:rPr>
        <w:t>浙价资</w:t>
      </w:r>
      <w:r>
        <w:rPr>
          <w:rFonts w:hint="eastAsia"/>
          <w:lang w:val="en-US" w:eastAsia="zh-CN"/>
        </w:rPr>
        <w:t>〔2011〕382号 浙江省物价局关于调整省电网销售电价有关事项的通知</w:t>
      </w:r>
    </w:p>
    <w:p w14:paraId="13C77CE6">
      <w:pPr>
        <w:ind w:left="0" w:leftChars="0" w:firstLine="0" w:firstLineChars="0"/>
        <w:rPr>
          <w:rFonts w:hint="eastAsia"/>
          <w:lang w:val="en-US" w:eastAsia="zh-CN"/>
        </w:rPr>
      </w:pPr>
      <w:r>
        <w:rPr>
          <w:rFonts w:hint="eastAsia"/>
          <w:lang w:val="en-US" w:eastAsia="zh-CN"/>
        </w:rPr>
        <w:t>[13]浙</w:t>
      </w:r>
      <w:r>
        <w:rPr>
          <w:rFonts w:hint="eastAsia" w:cs="Times New Roman"/>
          <w:lang w:val="en-US" w:eastAsia="zh-CN"/>
        </w:rPr>
        <w:t>发改价格</w:t>
      </w:r>
      <w:r>
        <w:rPr>
          <w:rFonts w:hint="eastAsia"/>
          <w:lang w:val="en-US" w:eastAsia="zh-CN"/>
        </w:rPr>
        <w:t>〔2023〕526号 国家发展改革委关于第三监管周期省级电网输配电价及有关事项的通知</w:t>
      </w:r>
    </w:p>
    <w:p w14:paraId="78B23639">
      <w:pPr>
        <w:pStyle w:val="2"/>
        <w:jc w:val="both"/>
        <w:rPr>
          <w:rFonts w:hint="eastAsia"/>
          <w:lang w:val="en-US" w:eastAsia="zh-CN"/>
        </w:rPr>
      </w:pPr>
      <w:ins w:id="1085" w:author="84622" w:date="2024-05-29T13:53:51Z">
        <w:r>
          <w:rPr>
            <w:rFonts w:hint="eastAsia"/>
            <w:lang w:val="en-US" w:eastAsia="zh-CN"/>
          </w:rPr>
          <w:t>[</w:t>
        </w:r>
      </w:ins>
      <w:ins w:id="1086" w:author="84622" w:date="2024-05-29T13:53:52Z">
        <w:r>
          <w:rPr>
            <w:rFonts w:hint="eastAsia"/>
            <w:lang w:val="en-US" w:eastAsia="zh-CN"/>
          </w:rPr>
          <w:t>1</w:t>
        </w:r>
      </w:ins>
      <w:ins w:id="1087" w:author="84622" w:date="2024-05-29T13:53:53Z">
        <w:r>
          <w:rPr>
            <w:rFonts w:hint="eastAsia"/>
            <w:lang w:val="en-US" w:eastAsia="zh-CN"/>
          </w:rPr>
          <w:t>4</w:t>
        </w:r>
      </w:ins>
      <w:ins w:id="1088" w:author="84622" w:date="2024-05-29T13:53:51Z">
        <w:r>
          <w:rPr>
            <w:rFonts w:hint="eastAsia"/>
            <w:lang w:val="en-US" w:eastAsia="zh-CN"/>
          </w:rPr>
          <w:t>]</w:t>
        </w:r>
      </w:ins>
      <w:ins w:id="1089" w:author="84622" w:date="2024-05-29T13:53:57Z">
        <w:r>
          <w:rPr>
            <w:rFonts w:hint="eastAsia"/>
            <w:lang w:val="en-US" w:eastAsia="zh-CN"/>
          </w:rPr>
          <w:t>水电财字〔1983〕215号 功率因数调整电费办法</w:t>
        </w:r>
      </w:ins>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yz" w:date="2024-05-31T14:00:03Z" w:initials="">
    <w:p w14:paraId="4DC77BEE">
      <w:pPr>
        <w:pStyle w:val="3"/>
        <w:rPr>
          <w:rFonts w:hint="default" w:eastAsia="仿宋"/>
          <w:lang w:val="en-US" w:eastAsia="zh-CN"/>
        </w:rPr>
      </w:pPr>
      <w:r>
        <w:rPr>
          <w:rFonts w:hint="eastAsia"/>
          <w:lang w:val="en-US" w:eastAsia="zh-CN"/>
        </w:rPr>
        <w:t>加基本电费变更期限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C77BE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196003"/>
    <w:multiLevelType w:val="singleLevel"/>
    <w:tmpl w:val="CB196003"/>
    <w:lvl w:ilvl="0" w:tentative="0">
      <w:start w:val="2"/>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yz">
    <w15:presenceInfo w15:providerId="WPS Office" w15:userId="616645919"/>
  </w15:person>
  <w15:person w15:author="(_ _).｡oO">
    <w15:presenceInfo w15:providerId="None" w15:userId="(_ _).｡oO"/>
  </w15:person>
  <w15:person w15:author="84622">
    <w15:presenceInfo w15:providerId="None" w15:userId="8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I1MGJkN2NlNGQ4YWUzNDFhODU3MzcxZmYwMWNjMTYifQ=="/>
  </w:docVars>
  <w:rsids>
    <w:rsidRoot w:val="00172A27"/>
    <w:rsid w:val="01D62074"/>
    <w:rsid w:val="031511C4"/>
    <w:rsid w:val="0D59236A"/>
    <w:rsid w:val="0EFD7DF7"/>
    <w:rsid w:val="0F4A7E41"/>
    <w:rsid w:val="0FD87535"/>
    <w:rsid w:val="107B3B83"/>
    <w:rsid w:val="13395096"/>
    <w:rsid w:val="13A957C0"/>
    <w:rsid w:val="177E3384"/>
    <w:rsid w:val="182A7BE1"/>
    <w:rsid w:val="1899523B"/>
    <w:rsid w:val="198C55CC"/>
    <w:rsid w:val="1B652693"/>
    <w:rsid w:val="1F7C289F"/>
    <w:rsid w:val="216947F4"/>
    <w:rsid w:val="21AA1D7F"/>
    <w:rsid w:val="232047E7"/>
    <w:rsid w:val="25F8009C"/>
    <w:rsid w:val="29972416"/>
    <w:rsid w:val="2A6711AD"/>
    <w:rsid w:val="2B7F106A"/>
    <w:rsid w:val="2BBA7E55"/>
    <w:rsid w:val="2BD22B08"/>
    <w:rsid w:val="2C7A7A51"/>
    <w:rsid w:val="2CA36B43"/>
    <w:rsid w:val="2E1138BB"/>
    <w:rsid w:val="31096930"/>
    <w:rsid w:val="311931C4"/>
    <w:rsid w:val="35CB2B76"/>
    <w:rsid w:val="366D0A52"/>
    <w:rsid w:val="3B152FBB"/>
    <w:rsid w:val="3C413880"/>
    <w:rsid w:val="3CA06E42"/>
    <w:rsid w:val="3F891EF1"/>
    <w:rsid w:val="40051B58"/>
    <w:rsid w:val="41E059B4"/>
    <w:rsid w:val="42E82C93"/>
    <w:rsid w:val="4300057E"/>
    <w:rsid w:val="43D427F8"/>
    <w:rsid w:val="471F573B"/>
    <w:rsid w:val="4EDB12CF"/>
    <w:rsid w:val="4F816A89"/>
    <w:rsid w:val="501D6391"/>
    <w:rsid w:val="52F763C5"/>
    <w:rsid w:val="541D2B40"/>
    <w:rsid w:val="57245926"/>
    <w:rsid w:val="5CED5307"/>
    <w:rsid w:val="5FE44E9D"/>
    <w:rsid w:val="60234096"/>
    <w:rsid w:val="61F774FA"/>
    <w:rsid w:val="63F90874"/>
    <w:rsid w:val="69561038"/>
    <w:rsid w:val="695D0876"/>
    <w:rsid w:val="6B0B21E0"/>
    <w:rsid w:val="6C585BD8"/>
    <w:rsid w:val="6C9D1DEA"/>
    <w:rsid w:val="6D470C05"/>
    <w:rsid w:val="6DC76061"/>
    <w:rsid w:val="6ECC3352"/>
    <w:rsid w:val="6F9A6224"/>
    <w:rsid w:val="70372111"/>
    <w:rsid w:val="713409B8"/>
    <w:rsid w:val="741F404E"/>
    <w:rsid w:val="76664921"/>
    <w:rsid w:val="767874A1"/>
    <w:rsid w:val="78827754"/>
    <w:rsid w:val="790F05B4"/>
    <w:rsid w:val="7C420F85"/>
    <w:rsid w:val="7EEB59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880" w:firstLineChars="200"/>
      <w:jc w:val="both"/>
    </w:pPr>
    <w:rPr>
      <w:rFonts w:ascii="Calibri" w:hAnsi="Calibri" w:eastAsia="仿宋" w:cs="Times New Roman"/>
      <w:kern w:val="2"/>
      <w:sz w:val="32"/>
      <w:szCs w:val="24"/>
      <w:lang w:val="en-US" w:eastAsia="zh-CN" w:bidi="ar-SA"/>
    </w:rPr>
  </w:style>
  <w:style w:type="paragraph" w:styleId="2">
    <w:name w:val="heading 1"/>
    <w:basedOn w:val="1"/>
    <w:next w:val="1"/>
    <w:qFormat/>
    <w:uiPriority w:val="0"/>
    <w:pPr>
      <w:keepNext/>
      <w:keepLines/>
      <w:spacing w:line="240" w:lineRule="auto"/>
      <w:ind w:firstLine="0" w:firstLineChars="0"/>
      <w:jc w:val="right"/>
      <w:outlineLvl w:val="0"/>
    </w:pPr>
    <w:rPr>
      <w:rFonts w:ascii="Calibri" w:hAnsi="Calibri" w:eastAsia="仿宋"/>
      <w:kern w:val="44"/>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Kingsoft</Company>
  <Pages>16</Pages>
  <Words>7264</Words>
  <Characters>9457</Characters>
  <Lines>0</Lines>
  <Paragraphs>0</Paragraphs>
  <TotalTime>11</TotalTime>
  <ScaleCrop>false</ScaleCrop>
  <LinksUpToDate>false</LinksUpToDate>
  <CharactersWithSpaces>9513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84622</dc:creator>
  <cp:lastModifiedBy>宣廷和他的小炮车</cp:lastModifiedBy>
  <dcterms:modified xsi:type="dcterms:W3CDTF">2024-08-03T09:16:38Z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38E86FEFA56F408D8DACF66F8073AE7D_13</vt:lpwstr>
  </property>
</Properties>
</file>